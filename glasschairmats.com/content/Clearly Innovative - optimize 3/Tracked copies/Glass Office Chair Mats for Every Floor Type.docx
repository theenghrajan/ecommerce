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E3932" w14:textId="77777777" w:rsidR="00267BEF" w:rsidRDefault="00000000">
      <w:pPr>
        <w:pStyle w:val="Heading1"/>
        <w:spacing w:after="0" w:line="240" w:lineRule="auto"/>
        <w:jc w:val="both"/>
        <w:rPr>
          <w:rFonts w:ascii="Proxima Nova" w:eastAsia="Proxima Nova" w:hAnsi="Proxima Nova" w:cs="Proxima Nova"/>
          <w:b/>
          <w:bCs/>
          <w:color w:val="034B7D"/>
        </w:rPr>
      </w:pPr>
      <w:bookmarkStart w:id="0" w:name="_gjdgxs" w:colFirst="0" w:colLast="0"/>
      <w:bookmarkEnd w:id="0"/>
      <w:r>
        <w:rPr>
          <w:rFonts w:ascii="Proxima Nova" w:eastAsia="Proxima Nova" w:hAnsi="Proxima Nova" w:cs="Proxima Nova"/>
          <w:b/>
          <w:bCs/>
          <w:noProof/>
          <w:color w:val="034B7D"/>
          <w:sz w:val="24"/>
          <w:szCs w:val="24"/>
        </w:rPr>
        <w:drawing>
          <wp:inline distT="114300" distB="114300" distL="114300" distR="114300" wp14:anchorId="748F9068" wp14:editId="42A3E2B0">
            <wp:extent cx="3195638" cy="581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95638" cy="581025"/>
                    </a:xfrm>
                    <a:prstGeom prst="rect">
                      <a:avLst/>
                    </a:prstGeom>
                    <a:ln/>
                  </pic:spPr>
                </pic:pic>
              </a:graphicData>
            </a:graphic>
          </wp:inline>
        </w:drawing>
      </w:r>
    </w:p>
    <w:p w14:paraId="10B5139A" w14:textId="77777777" w:rsidR="00267BEF" w:rsidRDefault="00267BEF">
      <w:pPr>
        <w:spacing w:line="240" w:lineRule="auto"/>
        <w:rPr>
          <w:rFonts w:ascii="Proxima Nova" w:eastAsia="Proxima Nova" w:hAnsi="Proxima Nova" w:cs="Proxima Nova"/>
          <w:sz w:val="20"/>
          <w:szCs w:val="20"/>
        </w:rPr>
      </w:pPr>
    </w:p>
    <w:tbl>
      <w:tblPr>
        <w:tblStyle w:val="a"/>
        <w:tblW w:w="10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0"/>
        <w:gridCol w:w="7960"/>
      </w:tblGrid>
      <w:tr w:rsidR="00267BEF" w14:paraId="01EDD678" w14:textId="77777777">
        <w:tc>
          <w:tcPr>
            <w:tcW w:w="2500" w:type="dxa"/>
            <w:shd w:val="clear" w:color="auto" w:fill="auto"/>
            <w:tcMar>
              <w:top w:w="100" w:type="dxa"/>
              <w:left w:w="100" w:type="dxa"/>
              <w:bottom w:w="100" w:type="dxa"/>
              <w:right w:w="100" w:type="dxa"/>
            </w:tcMar>
          </w:tcPr>
          <w:p w14:paraId="0DBDA5A8"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AI Check Screenshot*</w:t>
            </w:r>
          </w:p>
        </w:tc>
        <w:tc>
          <w:tcPr>
            <w:tcW w:w="7960" w:type="dxa"/>
            <w:shd w:val="clear" w:color="auto" w:fill="auto"/>
            <w:tcMar>
              <w:top w:w="100" w:type="dxa"/>
              <w:left w:w="100" w:type="dxa"/>
              <w:bottom w:w="100" w:type="dxa"/>
              <w:right w:w="100" w:type="dxa"/>
            </w:tcMar>
          </w:tcPr>
          <w:p w14:paraId="3F88E60A" w14:textId="77777777" w:rsidR="00267BEF" w:rsidRDefault="00000000">
            <w:pPr>
              <w:spacing w:line="240" w:lineRule="auto"/>
              <w:rPr>
                <w:rFonts w:ascii="Proxima Nova" w:eastAsia="Proxima Nova" w:hAnsi="Proxima Nova" w:cs="Proxima Nova"/>
                <w:sz w:val="20"/>
                <w:szCs w:val="20"/>
              </w:rPr>
            </w:pPr>
            <w:hyperlink r:id="rId6">
              <w:r>
                <w:rPr>
                  <w:rFonts w:ascii="Proxima Nova" w:eastAsia="Proxima Nova" w:hAnsi="Proxima Nova" w:cs="Proxima Nova"/>
                  <w:color w:val="1155CC"/>
                  <w:sz w:val="20"/>
                  <w:szCs w:val="20"/>
                  <w:u w:val="single"/>
                </w:rPr>
                <w:t>https://prnt.sc/XNna34S1Ojba</w:t>
              </w:r>
            </w:hyperlink>
            <w:r>
              <w:rPr>
                <w:rFonts w:ascii="Proxima Nova" w:eastAsia="Proxima Nova" w:hAnsi="Proxima Nova" w:cs="Proxima Nova"/>
                <w:sz w:val="20"/>
                <w:szCs w:val="20"/>
              </w:rPr>
              <w:t xml:space="preserve"> </w:t>
            </w:r>
          </w:p>
        </w:tc>
      </w:tr>
      <w:tr w:rsidR="00267BEF" w14:paraId="44B941F0" w14:textId="77777777">
        <w:tc>
          <w:tcPr>
            <w:tcW w:w="2500" w:type="dxa"/>
            <w:shd w:val="clear" w:color="auto" w:fill="auto"/>
            <w:tcMar>
              <w:top w:w="100" w:type="dxa"/>
              <w:left w:w="100" w:type="dxa"/>
              <w:bottom w:w="100" w:type="dxa"/>
              <w:right w:w="100" w:type="dxa"/>
            </w:tcMar>
          </w:tcPr>
          <w:p w14:paraId="1C495BFD"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Target keyword: </w:t>
            </w:r>
          </w:p>
        </w:tc>
        <w:tc>
          <w:tcPr>
            <w:tcW w:w="7960" w:type="dxa"/>
            <w:shd w:val="clear" w:color="auto" w:fill="auto"/>
            <w:tcMar>
              <w:top w:w="100" w:type="dxa"/>
              <w:left w:w="100" w:type="dxa"/>
              <w:bottom w:w="100" w:type="dxa"/>
              <w:right w:w="100" w:type="dxa"/>
            </w:tcMar>
          </w:tcPr>
          <w:p w14:paraId="455ABAB3" w14:textId="0FA4A60D" w:rsidR="00267BEF" w:rsidRDefault="008E253A">
            <w:pPr>
              <w:widowControl w:val="0"/>
              <w:spacing w:line="240" w:lineRule="auto"/>
              <w:rPr>
                <w:rFonts w:ascii="Calibri" w:eastAsia="Calibri" w:hAnsi="Calibri" w:cs="Calibri"/>
              </w:rPr>
            </w:pPr>
            <w:r w:rsidRPr="008E253A">
              <w:rPr>
                <w:rFonts w:ascii="Calibri" w:eastAsia="Calibri" w:hAnsi="Calibri" w:cs="Calibri"/>
              </w:rPr>
              <w:t>Glass Office Chair Mats for Every Floor</w:t>
            </w:r>
          </w:p>
        </w:tc>
      </w:tr>
      <w:tr w:rsidR="00267BEF" w14:paraId="271BBE40" w14:textId="77777777">
        <w:tc>
          <w:tcPr>
            <w:tcW w:w="2500" w:type="dxa"/>
            <w:shd w:val="clear" w:color="auto" w:fill="auto"/>
            <w:tcMar>
              <w:top w:w="100" w:type="dxa"/>
              <w:left w:w="100" w:type="dxa"/>
              <w:bottom w:w="100" w:type="dxa"/>
              <w:right w:w="100" w:type="dxa"/>
            </w:tcMar>
          </w:tcPr>
          <w:p w14:paraId="12237705"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Meta Description:</w:t>
            </w:r>
          </w:p>
        </w:tc>
        <w:tc>
          <w:tcPr>
            <w:tcW w:w="7960" w:type="dxa"/>
            <w:shd w:val="clear" w:color="auto" w:fill="auto"/>
            <w:tcMar>
              <w:top w:w="100" w:type="dxa"/>
              <w:left w:w="100" w:type="dxa"/>
              <w:bottom w:w="100" w:type="dxa"/>
              <w:right w:w="100" w:type="dxa"/>
            </w:tcMar>
          </w:tcPr>
          <w:p w14:paraId="7599C4B1" w14:textId="77777777" w:rsidR="00267BEF" w:rsidRDefault="00000000">
            <w:pPr>
              <w:widowControl w:val="0"/>
              <w:spacing w:line="240" w:lineRule="auto"/>
              <w:rPr>
                <w:rFonts w:ascii="Calibri" w:eastAsia="Calibri" w:hAnsi="Calibri" w:cs="Calibri"/>
              </w:rPr>
            </w:pPr>
            <w:r>
              <w:rPr>
                <w:rFonts w:ascii="Calibri" w:eastAsia="Calibri" w:hAnsi="Calibri" w:cs="Calibri"/>
              </w:rPr>
              <w:t>Clearly Innovative Home and Office Products offers the best glass chair mats</w:t>
            </w:r>
            <w:ins w:id="1" w:author="Alicia Han" w:date="2026-10-13T05:43:00Z">
              <w:r>
                <w:rPr>
                  <w:rFonts w:ascii="Calibri" w:eastAsia="Calibri" w:hAnsi="Calibri" w:cs="Calibri"/>
                </w:rPr>
                <w:t xml:space="preserve"> for carpet, hardwood and tile</w:t>
              </w:r>
            </w:ins>
            <w:r>
              <w:rPr>
                <w:rFonts w:ascii="Calibri" w:eastAsia="Calibri" w:hAnsi="Calibri" w:cs="Calibri"/>
              </w:rPr>
              <w:t xml:space="preserve"> made for smooth movement and lasting strength. Shop online today for durable mats.</w:t>
            </w:r>
          </w:p>
        </w:tc>
      </w:tr>
      <w:tr w:rsidR="00267BEF" w14:paraId="1AEDBC27" w14:textId="77777777">
        <w:tc>
          <w:tcPr>
            <w:tcW w:w="2500" w:type="dxa"/>
            <w:shd w:val="clear" w:color="auto" w:fill="auto"/>
            <w:tcMar>
              <w:top w:w="100" w:type="dxa"/>
              <w:left w:w="100" w:type="dxa"/>
              <w:bottom w:w="100" w:type="dxa"/>
              <w:right w:w="100" w:type="dxa"/>
            </w:tcMar>
          </w:tcPr>
          <w:p w14:paraId="6E5E7224"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Source URL</w:t>
            </w:r>
          </w:p>
        </w:tc>
        <w:tc>
          <w:tcPr>
            <w:tcW w:w="7960" w:type="dxa"/>
            <w:shd w:val="clear" w:color="auto" w:fill="auto"/>
            <w:tcMar>
              <w:top w:w="100" w:type="dxa"/>
              <w:left w:w="100" w:type="dxa"/>
              <w:bottom w:w="100" w:type="dxa"/>
              <w:right w:w="100" w:type="dxa"/>
            </w:tcMar>
          </w:tcPr>
          <w:p w14:paraId="384DC790" w14:textId="77777777" w:rsidR="00267BEF" w:rsidRDefault="00000000">
            <w:pPr>
              <w:widowControl w:val="0"/>
              <w:spacing w:line="240" w:lineRule="auto"/>
              <w:rPr>
                <w:rFonts w:ascii="Proxima Nova" w:eastAsia="Proxima Nova" w:hAnsi="Proxima Nova" w:cs="Proxima Nova"/>
                <w:sz w:val="20"/>
                <w:szCs w:val="20"/>
              </w:rPr>
            </w:pPr>
            <w:hyperlink r:id="rId7">
              <w:r>
                <w:rPr>
                  <w:rFonts w:ascii="Proxima Nova" w:eastAsia="Proxima Nova" w:hAnsi="Proxima Nova" w:cs="Proxima Nova"/>
                  <w:color w:val="1155CC"/>
                  <w:sz w:val="20"/>
                  <w:szCs w:val="20"/>
                  <w:u w:val="single"/>
                </w:rPr>
                <w:t>https://glasschairmats.com/</w:t>
              </w:r>
            </w:hyperlink>
            <w:r>
              <w:rPr>
                <w:rFonts w:ascii="Proxima Nova" w:eastAsia="Proxima Nova" w:hAnsi="Proxima Nova" w:cs="Proxima Nova"/>
                <w:sz w:val="20"/>
                <w:szCs w:val="20"/>
              </w:rPr>
              <w:t xml:space="preserve"> </w:t>
            </w:r>
          </w:p>
        </w:tc>
      </w:tr>
    </w:tbl>
    <w:p w14:paraId="2D57D9AB" w14:textId="77777777" w:rsidR="00267BEF" w:rsidRDefault="00000000">
      <w:pPr>
        <w:pStyle w:val="Heading1"/>
        <w:spacing w:before="0" w:after="200"/>
        <w:jc w:val="center"/>
        <w:rPr>
          <w:rFonts w:ascii="Proxima Nova" w:eastAsia="Proxima Nova" w:hAnsi="Proxima Nova" w:cs="Proxima Nova"/>
          <w:b/>
          <w:bCs/>
          <w:color w:val="034B7D"/>
          <w:sz w:val="48"/>
          <w:szCs w:val="48"/>
        </w:rPr>
      </w:pPr>
      <w:bookmarkStart w:id="2" w:name="_30j0zll" w:colFirst="0" w:colLast="0"/>
      <w:bookmarkEnd w:id="2"/>
      <w:r>
        <w:rPr>
          <w:rFonts w:ascii="Proxima Nova" w:eastAsia="Proxima Nova" w:hAnsi="Proxima Nova" w:cs="Proxima Nova"/>
          <w:sz w:val="20"/>
          <w:szCs w:val="20"/>
        </w:rPr>
        <w:br/>
      </w:r>
      <w:r>
        <w:rPr>
          <w:rFonts w:ascii="Proxima Nova" w:eastAsia="Proxima Nova" w:hAnsi="Proxima Nova" w:cs="Proxima Nova"/>
          <w:b/>
          <w:bCs/>
          <w:color w:val="034B7D"/>
          <w:sz w:val="48"/>
          <w:szCs w:val="48"/>
        </w:rPr>
        <w:t>Glass Office Chair Mats for Every Floor Type</w:t>
      </w:r>
    </w:p>
    <w:p w14:paraId="1E464320" w14:textId="77777777" w:rsidR="00267BEF" w:rsidRDefault="00000000">
      <w:pPr>
        <w:pStyle w:val="Heading2"/>
        <w:spacing w:before="0" w:after="200"/>
        <w:jc w:val="center"/>
        <w:rPr>
          <w:rFonts w:ascii="Calibri" w:eastAsia="Calibri" w:hAnsi="Calibri" w:cs="Calibri"/>
          <w:b/>
          <w:bCs/>
          <w:color w:val="034B7D"/>
        </w:rPr>
      </w:pPr>
      <w:bookmarkStart w:id="3" w:name="_ow3o0zuoaino" w:colFirst="0" w:colLast="0"/>
      <w:bookmarkEnd w:id="3"/>
      <w:del w:id="4" w:author="Alicia Han" w:date="2026-10-13T06:09:00Z">
        <w:r>
          <w:rPr>
            <w:rFonts w:ascii="Calibri" w:eastAsia="Calibri" w:hAnsi="Calibri" w:cs="Calibri"/>
            <w:b/>
            <w:bCs/>
            <w:color w:val="034B7D"/>
          </w:rPr>
          <w:delText>Glass Office Chair Mats from Clearly Innovative</w:delText>
        </w:r>
      </w:del>
    </w:p>
    <w:p w14:paraId="0889D97A" w14:textId="77777777" w:rsidR="00267BEF" w:rsidRDefault="00000000">
      <w:pPr>
        <w:pStyle w:val="Heading2"/>
        <w:spacing w:before="0" w:after="200"/>
        <w:rPr>
          <w:rFonts w:ascii="Calibri" w:eastAsia="Calibri" w:hAnsi="Calibri" w:cs="Calibri"/>
          <w:b/>
          <w:bCs/>
          <w:color w:val="034B7D"/>
        </w:rPr>
      </w:pPr>
      <w:bookmarkStart w:id="5" w:name="_sdf48412712g" w:colFirst="0" w:colLast="0"/>
      <w:bookmarkEnd w:id="5"/>
      <w:r>
        <w:rPr>
          <w:rFonts w:ascii="Calibri" w:eastAsia="Calibri" w:hAnsi="Calibri" w:cs="Calibri"/>
          <w:b/>
          <w:bCs/>
          <w:color w:val="034B7D"/>
        </w:rPr>
        <w:t>Our Competitive "Edge"</w:t>
      </w:r>
    </w:p>
    <w:p w14:paraId="2B68CF4D" w14:textId="77777777" w:rsidR="00267BEF" w:rsidRDefault="00000000">
      <w:pPr>
        <w:spacing w:after="200"/>
        <w:rPr>
          <w:rFonts w:ascii="Calibri" w:eastAsia="Calibri" w:hAnsi="Calibri" w:cs="Calibri"/>
        </w:rPr>
      </w:pPr>
      <w:r>
        <w:rPr>
          <w:rFonts w:ascii="Calibri" w:eastAsia="Calibri" w:hAnsi="Calibri" w:cs="Calibri"/>
        </w:rPr>
        <w:t xml:space="preserve">Not all glass chairmats are created equal. We are the exclusive providers of glass office mats featuring a patented beveled edge, uniquely designed to enhance your </w:t>
      </w:r>
      <w:hyperlink r:id="rId8">
        <w:r>
          <w:rPr>
            <w:rFonts w:ascii="Calibri" w:eastAsia="Calibri" w:hAnsi="Calibri" w:cs="Calibri"/>
            <w:color w:val="1155CC"/>
            <w:u w:val="single"/>
          </w:rPr>
          <w:t>office experience</w:t>
        </w:r>
      </w:hyperlink>
      <w:r>
        <w:rPr>
          <w:rFonts w:ascii="Calibri" w:eastAsia="Calibri" w:hAnsi="Calibri" w:cs="Calibri"/>
        </w:rPr>
        <w:t>:</w:t>
      </w:r>
    </w:p>
    <w:p w14:paraId="6EE5765D" w14:textId="77777777" w:rsidR="00267BEF" w:rsidRDefault="00000000">
      <w:pPr>
        <w:numPr>
          <w:ilvl w:val="0"/>
          <w:numId w:val="1"/>
        </w:numPr>
        <w:spacing w:after="200"/>
        <w:rPr>
          <w:rFonts w:ascii="Calibri" w:eastAsia="Calibri" w:hAnsi="Calibri" w:cs="Calibri"/>
        </w:rPr>
      </w:pPr>
      <w:r>
        <w:rPr>
          <w:rFonts w:ascii="Calibri" w:eastAsia="Calibri" w:hAnsi="Calibri" w:cs="Calibri"/>
        </w:rPr>
        <w:t>Smooth transitions with no abrupt drop-offs make moving on and off the mat easy.</w:t>
      </w:r>
    </w:p>
    <w:p w14:paraId="73FAD33B" w14:textId="77777777" w:rsidR="00267BEF" w:rsidRDefault="00000000">
      <w:pPr>
        <w:numPr>
          <w:ilvl w:val="0"/>
          <w:numId w:val="1"/>
        </w:numPr>
        <w:spacing w:after="200"/>
        <w:rPr>
          <w:rFonts w:ascii="Calibri" w:eastAsia="Calibri" w:hAnsi="Calibri" w:cs="Calibri"/>
        </w:rPr>
      </w:pPr>
      <w:r>
        <w:rPr>
          <w:rFonts w:ascii="Calibri" w:eastAsia="Calibri" w:hAnsi="Calibri" w:cs="Calibri"/>
        </w:rPr>
        <w:t xml:space="preserve">Elegant design with a 1-inch full </w:t>
      </w:r>
      <w:hyperlink r:id="rId9">
        <w:r>
          <w:rPr>
            <w:rFonts w:ascii="Calibri" w:eastAsia="Calibri" w:hAnsi="Calibri" w:cs="Calibri"/>
            <w:color w:val="1155CC"/>
            <w:u w:val="single"/>
          </w:rPr>
          <w:t>beveled edge</w:t>
        </w:r>
      </w:hyperlink>
      <w:r>
        <w:rPr>
          <w:rFonts w:ascii="Calibri" w:eastAsia="Calibri" w:hAnsi="Calibri" w:cs="Calibri"/>
        </w:rPr>
        <w:t xml:space="preserve"> that seamlessly fits any office decor.</w:t>
      </w:r>
    </w:p>
    <w:p w14:paraId="78866B9A" w14:textId="77777777" w:rsidR="00267BEF" w:rsidRDefault="00000000">
      <w:pPr>
        <w:numPr>
          <w:ilvl w:val="0"/>
          <w:numId w:val="1"/>
        </w:numPr>
        <w:spacing w:after="200"/>
        <w:rPr>
          <w:rFonts w:ascii="Calibri" w:eastAsia="Calibri" w:hAnsi="Calibri" w:cs="Calibri"/>
        </w:rPr>
      </w:pPr>
      <w:r>
        <w:rPr>
          <w:rFonts w:ascii="Calibri" w:eastAsia="Calibri" w:hAnsi="Calibri" w:cs="Calibri"/>
        </w:rPr>
        <w:t>The beveled edge lies flat on the floor to prevent tripping or shoe damage.</w:t>
      </w:r>
    </w:p>
    <w:p w14:paraId="57DAE5CF" w14:textId="77777777" w:rsidR="00267BEF" w:rsidRDefault="00000000">
      <w:pPr>
        <w:numPr>
          <w:ilvl w:val="0"/>
          <w:numId w:val="1"/>
        </w:numPr>
        <w:spacing w:after="200"/>
        <w:rPr>
          <w:rFonts w:ascii="Calibri" w:eastAsia="Calibri" w:hAnsi="Calibri" w:cs="Calibri"/>
        </w:rPr>
      </w:pPr>
      <w:r>
        <w:rPr>
          <w:rFonts w:ascii="Calibri" w:eastAsia="Calibri" w:hAnsi="Calibri" w:cs="Calibri"/>
        </w:rPr>
        <w:t>Backed by a lifetime warranty against cracks or chipping.</w:t>
      </w:r>
    </w:p>
    <w:p w14:paraId="03AF2193" w14:textId="77777777" w:rsidR="00267BEF" w:rsidRDefault="00000000">
      <w:pPr>
        <w:numPr>
          <w:ilvl w:val="0"/>
          <w:numId w:val="1"/>
        </w:numPr>
        <w:spacing w:after="200"/>
        <w:rPr>
          <w:rFonts w:ascii="Calibri" w:eastAsia="Calibri" w:hAnsi="Calibri" w:cs="Calibri"/>
        </w:rPr>
      </w:pPr>
      <w:r>
        <w:rPr>
          <w:rFonts w:ascii="Calibri" w:eastAsia="Calibri" w:hAnsi="Calibri" w:cs="Calibri"/>
        </w:rPr>
        <w:t>Ideal for both home offices and traditional office settings.</w:t>
      </w:r>
    </w:p>
    <w:p w14:paraId="70A7C30A" w14:textId="77777777" w:rsidR="00267BEF" w:rsidRDefault="00000000">
      <w:pPr>
        <w:numPr>
          <w:ilvl w:val="0"/>
          <w:numId w:val="1"/>
        </w:numPr>
        <w:spacing w:after="200"/>
        <w:rPr>
          <w:rFonts w:ascii="Calibri" w:eastAsia="Calibri" w:hAnsi="Calibri" w:cs="Calibri"/>
        </w:rPr>
      </w:pPr>
      <w:r>
        <w:rPr>
          <w:rFonts w:ascii="Calibri" w:eastAsia="Calibri" w:hAnsi="Calibri" w:cs="Calibri"/>
        </w:rPr>
        <w:t>The only glass chair mat with a patented, beveled edge.</w:t>
      </w:r>
    </w:p>
    <w:p w14:paraId="6EF25123" w14:textId="77777777" w:rsidR="00267BEF" w:rsidRDefault="00000000">
      <w:pPr>
        <w:pStyle w:val="Heading2"/>
        <w:spacing w:before="0" w:after="200"/>
        <w:rPr>
          <w:rFonts w:ascii="Calibri" w:eastAsia="Calibri" w:hAnsi="Calibri" w:cs="Calibri"/>
          <w:b/>
          <w:bCs/>
          <w:color w:val="034B7D"/>
        </w:rPr>
      </w:pPr>
      <w:bookmarkStart w:id="6" w:name="_ob2lx5f8gw8t" w:colFirst="0" w:colLast="0"/>
      <w:bookmarkEnd w:id="6"/>
      <w:r>
        <w:rPr>
          <w:rFonts w:ascii="Calibri" w:eastAsia="Calibri" w:hAnsi="Calibri" w:cs="Calibri"/>
          <w:b/>
          <w:bCs/>
          <w:color w:val="034B7D"/>
        </w:rPr>
        <w:t>Why Glass Office Mats?</w:t>
      </w:r>
    </w:p>
    <w:p w14:paraId="611FAB51" w14:textId="77777777" w:rsidR="00267BEF" w:rsidRDefault="00000000">
      <w:pPr>
        <w:spacing w:after="200"/>
        <w:rPr>
          <w:rFonts w:ascii="Calibri" w:eastAsia="Calibri" w:hAnsi="Calibri" w:cs="Calibri"/>
        </w:rPr>
      </w:pPr>
      <w:r>
        <w:rPr>
          <w:rFonts w:ascii="Calibri" w:eastAsia="Calibri" w:hAnsi="Calibri" w:cs="Calibri"/>
        </w:rPr>
        <w:t>Using a glass mat comes with several advantages:</w:t>
      </w:r>
    </w:p>
    <w:p w14:paraId="16FC2928" w14:textId="77777777" w:rsidR="00267BEF" w:rsidRDefault="00000000">
      <w:pPr>
        <w:spacing w:after="200"/>
        <w:rPr>
          <w:rFonts w:ascii="Calibri" w:eastAsia="Calibri" w:hAnsi="Calibri" w:cs="Calibri"/>
        </w:rPr>
      </w:pPr>
      <w:r>
        <w:rPr>
          <w:rFonts w:ascii="Calibri" w:eastAsia="Calibri" w:hAnsi="Calibri" w:cs="Calibri"/>
          <w:b/>
          <w:bCs/>
        </w:rPr>
        <w:t>Durability:</w:t>
      </w:r>
      <w:r>
        <w:rPr>
          <w:rFonts w:ascii="Calibri" w:eastAsia="Calibri" w:hAnsi="Calibri" w:cs="Calibri"/>
        </w:rPr>
        <w:t xml:space="preserve"> Unlike traditional plastic chair mats, glass mats do not wear out or become discolored over time.</w:t>
      </w:r>
    </w:p>
    <w:p w14:paraId="62C39821" w14:textId="77777777" w:rsidR="00267BEF" w:rsidRDefault="00000000">
      <w:pPr>
        <w:spacing w:after="200"/>
        <w:rPr>
          <w:rFonts w:ascii="Calibri" w:eastAsia="Calibri" w:hAnsi="Calibri" w:cs="Calibri"/>
        </w:rPr>
      </w:pPr>
      <w:r>
        <w:rPr>
          <w:rFonts w:ascii="Calibri" w:eastAsia="Calibri" w:hAnsi="Calibri" w:cs="Calibri"/>
          <w:b/>
          <w:bCs/>
        </w:rPr>
        <w:t>Aesthetic Appeal:</w:t>
      </w:r>
      <w:r>
        <w:rPr>
          <w:rFonts w:ascii="Calibri" w:eastAsia="Calibri" w:hAnsi="Calibri" w:cs="Calibri"/>
        </w:rPr>
        <w:t xml:space="preserve"> Clear and sleek, our innovative glass office mats blend seamlessly with any office décor.</w:t>
      </w:r>
    </w:p>
    <w:p w14:paraId="04B01776" w14:textId="77777777" w:rsidR="00267BEF" w:rsidRDefault="00000000">
      <w:pPr>
        <w:spacing w:after="200"/>
        <w:rPr>
          <w:rFonts w:ascii="Calibri" w:eastAsia="Calibri" w:hAnsi="Calibri" w:cs="Calibri"/>
        </w:rPr>
      </w:pPr>
      <w:r>
        <w:rPr>
          <w:rFonts w:ascii="Calibri" w:eastAsia="Calibri" w:hAnsi="Calibri" w:cs="Calibri"/>
          <w:b/>
          <w:bCs/>
        </w:rPr>
        <w:lastRenderedPageBreak/>
        <w:t>Smooth Surface:</w:t>
      </w:r>
      <w:r>
        <w:rPr>
          <w:rFonts w:ascii="Calibri" w:eastAsia="Calibri" w:hAnsi="Calibri" w:cs="Calibri"/>
        </w:rPr>
        <w:t xml:space="preserve"> Ensures easy movement of office chairs, reducing strain on your back and legs.</w:t>
      </w:r>
    </w:p>
    <w:p w14:paraId="7280CBCD" w14:textId="77777777" w:rsidR="00267BEF" w:rsidRDefault="00000000">
      <w:pPr>
        <w:pStyle w:val="Heading2"/>
        <w:spacing w:before="0" w:after="200"/>
        <w:rPr>
          <w:rFonts w:ascii="Calibri" w:eastAsia="Calibri" w:hAnsi="Calibri" w:cs="Calibri"/>
          <w:b/>
          <w:bCs/>
          <w:color w:val="034B7D"/>
        </w:rPr>
      </w:pPr>
      <w:bookmarkStart w:id="7" w:name="_rwmz3gwdau0t" w:colFirst="0" w:colLast="0"/>
      <w:bookmarkEnd w:id="7"/>
      <w:ins w:id="8" w:author="Alicia Han" w:date="2026-10-13T05:59:00Z">
        <w:r>
          <w:rPr>
            <w:rFonts w:ascii="Calibri" w:eastAsia="Calibri" w:hAnsi="Calibri" w:cs="Calibri"/>
            <w:b/>
            <w:bCs/>
            <w:color w:val="034B7D"/>
            <w:rPrChange w:id="9" w:author="Alicia Han" w:date="2026-10-13T05:59:00Z">
              <w:rPr>
                <w:rFonts w:ascii="Calibri" w:eastAsia="Calibri" w:hAnsi="Calibri" w:cs="Calibri"/>
              </w:rPr>
            </w:rPrChange>
          </w:rPr>
          <w:t xml:space="preserve">Glass Chair Mats for Carpet, Hardwood, Tile and Laminate </w:t>
        </w:r>
      </w:ins>
      <w:del w:id="10" w:author="Alicia Han" w:date="2026-10-13T05:59:00Z">
        <w:r>
          <w:rPr>
            <w:rFonts w:ascii="Calibri" w:eastAsia="Calibri" w:hAnsi="Calibri" w:cs="Calibri"/>
            <w:b/>
            <w:bCs/>
            <w:color w:val="034B7D"/>
          </w:rPr>
          <w:delText>Built for all Floor Types</w:delText>
        </w:r>
      </w:del>
    </w:p>
    <w:p w14:paraId="521771AE" w14:textId="77777777" w:rsidR="00267BEF" w:rsidRDefault="00000000">
      <w:pPr>
        <w:spacing w:after="200"/>
        <w:rPr>
          <w:ins w:id="11" w:author="Alicia Han" w:date="2026-10-13T06:00:00Z"/>
          <w:rFonts w:ascii="Calibri" w:eastAsia="Calibri" w:hAnsi="Calibri" w:cs="Calibri"/>
        </w:rPr>
      </w:pPr>
      <w:r>
        <w:rPr>
          <w:rFonts w:ascii="Calibri" w:eastAsia="Calibri" w:hAnsi="Calibri" w:cs="Calibri"/>
        </w:rPr>
        <w:t>Clearly Innovative Glass Chair Mats are designed to perform perfectly on all types of flooring. Whether you have hardwood, carpet, laminate, tile, or any other surface, our glass mats stay securely in place. We provide specialized tabs for hardwood floors and Velcro attachments for carpet, ensuring stability and smooth rolling in any environment.</w:t>
      </w:r>
    </w:p>
    <w:p w14:paraId="687103F0" w14:textId="77777777" w:rsidR="00267BEF" w:rsidRPr="00267BEF" w:rsidRDefault="00000000">
      <w:pPr>
        <w:pStyle w:val="Heading3"/>
        <w:spacing w:before="0" w:after="200"/>
        <w:rPr>
          <w:ins w:id="12" w:author="Alicia Han" w:date="2026-10-13T06:00:00Z"/>
          <w:rFonts w:ascii="Calibri" w:eastAsia="Calibri" w:hAnsi="Calibri" w:cs="Calibri"/>
          <w:b/>
          <w:bCs/>
          <w:color w:val="034B7D"/>
          <w:rPrChange w:id="13" w:author="Alicia Han" w:date="2026-10-13T06:00:00Z">
            <w:rPr>
              <w:ins w:id="14" w:author="Alicia Han" w:date="2026-10-13T06:00:00Z"/>
              <w:rFonts w:ascii="Calibri" w:eastAsia="Calibri" w:hAnsi="Calibri" w:cs="Calibri"/>
            </w:rPr>
          </w:rPrChange>
        </w:rPr>
      </w:pPr>
      <w:bookmarkStart w:id="15" w:name="_a8vq0zrvs8qq" w:colFirst="0" w:colLast="0"/>
      <w:bookmarkEnd w:id="15"/>
      <w:ins w:id="16" w:author="Alicia Han" w:date="2026-10-13T06:00:00Z">
        <w:r>
          <w:rPr>
            <w:rFonts w:ascii="Calibri" w:eastAsia="Calibri" w:hAnsi="Calibri" w:cs="Calibri"/>
            <w:b/>
            <w:bCs/>
            <w:color w:val="034B7D"/>
            <w:rPrChange w:id="17" w:author="Alicia Han" w:date="2026-10-13T06:00:00Z">
              <w:rPr>
                <w:rFonts w:ascii="Calibri" w:eastAsia="Calibri" w:hAnsi="Calibri" w:cs="Calibri"/>
              </w:rPr>
            </w:rPrChange>
          </w:rPr>
          <w:t>Does a Glass Chair Mat Work on High-Pile Carpet?</w:t>
        </w:r>
      </w:ins>
    </w:p>
    <w:p w14:paraId="52B10553" w14:textId="77777777" w:rsidR="00267BEF" w:rsidRDefault="00000000">
      <w:pPr>
        <w:spacing w:after="200"/>
        <w:rPr>
          <w:rFonts w:ascii="Calibri" w:eastAsia="Calibri" w:hAnsi="Calibri" w:cs="Calibri"/>
        </w:rPr>
      </w:pPr>
      <w:ins w:id="18" w:author="Alicia Han" w:date="2026-10-13T06:00:00Z">
        <w:r>
          <w:rPr>
            <w:rFonts w:ascii="Calibri" w:eastAsia="Calibri" w:hAnsi="Calibri" w:cs="Calibri"/>
          </w:rPr>
          <w:t>Yes. Unlike plastic and PVC mats, a tempered glass mat does not flex into the carpet, so it will not develop caster craters or crack on medium and high-pile carpet. The mat sits flat on pile up to and including plush, and the 1-inch beveled edge keeps the roll-on transition smooth. Pair it with Stealth casters on deep pile for the easiest movement.</w:t>
        </w:r>
      </w:ins>
    </w:p>
    <w:p w14:paraId="6C2613A5" w14:textId="77777777" w:rsidR="00267BEF" w:rsidRDefault="00000000">
      <w:pPr>
        <w:pStyle w:val="Heading2"/>
        <w:spacing w:before="0" w:after="200"/>
        <w:rPr>
          <w:rFonts w:ascii="Calibri" w:eastAsia="Calibri" w:hAnsi="Calibri" w:cs="Calibri"/>
          <w:b/>
          <w:bCs/>
          <w:color w:val="034B7D"/>
        </w:rPr>
      </w:pPr>
      <w:bookmarkStart w:id="19" w:name="_fx16ztc2xjr2" w:colFirst="0" w:colLast="0"/>
      <w:bookmarkEnd w:id="19"/>
      <w:r>
        <w:rPr>
          <w:rFonts w:ascii="Calibri" w:eastAsia="Calibri" w:hAnsi="Calibri" w:cs="Calibri"/>
          <w:b/>
          <w:bCs/>
          <w:color w:val="034B7D"/>
        </w:rPr>
        <w:t>Discover the Difference with a Glass Office Mat</w:t>
      </w:r>
    </w:p>
    <w:p w14:paraId="0BCCA09F" w14:textId="77777777" w:rsidR="00267BEF" w:rsidRDefault="00000000">
      <w:pPr>
        <w:spacing w:after="200"/>
        <w:rPr>
          <w:rFonts w:ascii="Calibri" w:eastAsia="Calibri" w:hAnsi="Calibri" w:cs="Calibri"/>
        </w:rPr>
      </w:pPr>
      <w:r>
        <w:rPr>
          <w:rFonts w:ascii="Calibri" w:eastAsia="Calibri" w:hAnsi="Calibri" w:cs="Calibri"/>
        </w:rPr>
        <w:t>Experience the superior strength and style of our tempered glass chair mat, designed to revolutionize your office experience and last a lifetime. Once you go glass, plastic becomes a thing of the past.</w:t>
      </w:r>
    </w:p>
    <w:p w14:paraId="443ABB05" w14:textId="77777777" w:rsidR="00267BEF" w:rsidRDefault="00000000">
      <w:pPr>
        <w:pStyle w:val="Heading2"/>
        <w:spacing w:before="0" w:after="200"/>
        <w:rPr>
          <w:rFonts w:ascii="Calibri" w:eastAsia="Calibri" w:hAnsi="Calibri" w:cs="Calibri"/>
          <w:b/>
          <w:bCs/>
          <w:color w:val="034B7D"/>
        </w:rPr>
      </w:pPr>
      <w:bookmarkStart w:id="20" w:name="_g3jij274fnqv" w:colFirst="0" w:colLast="0"/>
      <w:bookmarkEnd w:id="20"/>
      <w:r>
        <w:rPr>
          <w:rFonts w:ascii="Calibri" w:eastAsia="Calibri" w:hAnsi="Calibri" w:cs="Calibri"/>
          <w:b/>
          <w:bCs/>
          <w:color w:val="034B7D"/>
        </w:rPr>
        <w:t>No More Back Pain</w:t>
      </w:r>
    </w:p>
    <w:p w14:paraId="1C257EB1" w14:textId="77777777" w:rsidR="00267BEF" w:rsidRDefault="00000000">
      <w:pPr>
        <w:spacing w:after="200"/>
      </w:pPr>
      <w:r>
        <w:rPr>
          <w:rFonts w:ascii="Calibri" w:eastAsia="Calibri" w:hAnsi="Calibri" w:cs="Calibri"/>
        </w:rPr>
        <w:t>Glass chair mats offer excellent ergonomic benefits by allowing your chair to glide smoothly, reducing strain on your back, knees, and muscles. Their sturdy surface prevents the indentations common with plastic mats, promoting better posture and minimizing long-term discomfort. This makes your workspace more comfortable and reduces muscle fatigue over time.</w:t>
      </w:r>
      <w:r>
        <w:br w:type="page"/>
      </w:r>
    </w:p>
    <w:p w14:paraId="657A17E7" w14:textId="77777777" w:rsidR="00267BEF" w:rsidRDefault="00000000">
      <w:pPr>
        <w:spacing w:after="200" w:line="240" w:lineRule="auto"/>
        <w:rPr>
          <w:rFonts w:ascii="Proxima Nova" w:eastAsia="Proxima Nova" w:hAnsi="Proxima Nova" w:cs="Proxima Nova"/>
          <w:b/>
          <w:bCs/>
          <w:i/>
          <w:iCs/>
          <w:color w:val="034B7D"/>
        </w:rPr>
      </w:pPr>
      <w:r>
        <w:rPr>
          <w:rFonts w:ascii="Proxima Nova" w:eastAsia="Proxima Nova" w:hAnsi="Proxima Nova" w:cs="Proxima Nova"/>
          <w:i/>
          <w:iCs/>
          <w:sz w:val="20"/>
          <w:szCs w:val="20"/>
        </w:rPr>
        <w:lastRenderedPageBreak/>
        <w:t>Checklist for internal use: do not publish</w:t>
      </w:r>
      <w:r>
        <w:rPr>
          <w:rFonts w:ascii="Proxima Nova" w:eastAsia="Proxima Nova" w:hAnsi="Proxima Nova" w:cs="Proxima Nova"/>
          <w:i/>
          <w:iCs/>
          <w:sz w:val="20"/>
          <w:szCs w:val="20"/>
        </w:rPr>
        <w:tab/>
      </w:r>
      <w:r>
        <w:rPr>
          <w:rFonts w:ascii="Proxima Nova" w:eastAsia="Proxima Nova" w:hAnsi="Proxima Nova" w:cs="Proxima Nova"/>
          <w:i/>
          <w:iCs/>
          <w:sz w:val="20"/>
          <w:szCs w:val="20"/>
        </w:rPr>
        <w:tab/>
      </w:r>
    </w:p>
    <w:tbl>
      <w:tblPr>
        <w:tblStyle w:val="a0"/>
        <w:tblW w:w="10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20"/>
        <w:gridCol w:w="1040"/>
      </w:tblGrid>
      <w:tr w:rsidR="00267BEF" w14:paraId="6C6493C6" w14:textId="77777777">
        <w:trPr>
          <w:trHeight w:val="314"/>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F3DD53" w14:textId="77777777" w:rsidR="00267BEF" w:rsidRDefault="00000000">
            <w:pPr>
              <w:pStyle w:val="Heading2"/>
              <w:spacing w:before="0" w:after="0" w:line="240" w:lineRule="auto"/>
              <w:rPr>
                <w:rFonts w:ascii="Proxima Nova" w:eastAsia="Proxima Nova" w:hAnsi="Proxima Nova" w:cs="Proxima Nova"/>
                <w:b/>
                <w:bCs/>
                <w:color w:val="034B7D"/>
                <w:sz w:val="20"/>
                <w:szCs w:val="20"/>
              </w:rPr>
            </w:pPr>
            <w:bookmarkStart w:id="21" w:name="_tyjcwt" w:colFirst="0" w:colLast="0"/>
            <w:bookmarkEnd w:id="21"/>
            <w:r>
              <w:rPr>
                <w:rFonts w:ascii="Proxima Nova" w:eastAsia="Proxima Nova" w:hAnsi="Proxima Nova" w:cs="Proxima Nova"/>
                <w:b/>
                <w:bCs/>
                <w:color w:val="034B7D"/>
              </w:rPr>
              <w:t xml:space="preserve">Quick SEO Writing Best Practices Checklist: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7E7BEB" w14:textId="77777777" w:rsidR="00267BEF" w:rsidRDefault="00000000">
            <w:pPr>
              <w:pStyle w:val="Heading2"/>
              <w:spacing w:before="0" w:after="0" w:line="240" w:lineRule="auto"/>
              <w:rPr>
                <w:rFonts w:ascii="Proxima Nova" w:eastAsia="Proxima Nova" w:hAnsi="Proxima Nova" w:cs="Proxima Nova"/>
                <w:b/>
                <w:bCs/>
                <w:color w:val="034B7D"/>
              </w:rPr>
            </w:pPr>
            <w:bookmarkStart w:id="22" w:name="_3dy6vkm" w:colFirst="0" w:colLast="0"/>
            <w:bookmarkEnd w:id="22"/>
            <w:r>
              <w:rPr>
                <w:rFonts w:ascii="Proxima Nova" w:eastAsia="Proxima Nova" w:hAnsi="Proxima Nova" w:cs="Proxima Nova"/>
                <w:i/>
                <w:iCs/>
                <w:sz w:val="20"/>
                <w:szCs w:val="20"/>
              </w:rPr>
              <w:t>Yes/No</w:t>
            </w:r>
          </w:p>
        </w:tc>
      </w:tr>
      <w:tr w:rsidR="00267BEF" w14:paraId="7CC8F05E"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8615FA"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title, H1 &amp; meta description (If possible)</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0617B9"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6A37D7FD"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BA3006"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first paragraph, but not more than 1x every 100 words afterward (no KW stuffing)</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D122FB"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473C23B9" w14:textId="77777777">
        <w:trPr>
          <w:trHeight w:val="28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65F8D2"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Detailed subheadings (h2s, H3s, etc) used including keywords. Summarize content when possible</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07906B"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025BC09B"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335BA7"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Skimmable content. Uses SHORT (1-3 sentence) paragraphs and/or bullets, lists, etc. to break it up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5001A3"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423FD421" w14:textId="77777777">
        <w:trPr>
          <w:trHeight w:val="34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F8AD7D"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Links to important internal pages are included (for instance,  your top service or product pages)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244A37"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61BD96B5"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B9E004"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Links to other relevant topics &amp; blogs (Browse your sitemap for inspiration)</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D3ADC0"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N/A</w:t>
            </w:r>
          </w:p>
        </w:tc>
      </w:tr>
      <w:tr w:rsidR="00267BEF" w14:paraId="6B61800F" w14:textId="77777777">
        <w:trPr>
          <w:trHeight w:val="12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4B968A" w14:textId="77777777" w:rsidR="00267BEF" w:rsidRDefault="00000000">
            <w:pPr>
              <w:spacing w:line="240" w:lineRule="auto"/>
              <w:rPr>
                <w:rFonts w:ascii="Proxima Nova" w:eastAsia="Proxima Nova" w:hAnsi="Proxima Nova" w:cs="Proxima Nova"/>
                <w:i/>
                <w:iCs/>
                <w:sz w:val="20"/>
                <w:szCs w:val="20"/>
              </w:rPr>
            </w:pPr>
            <w:r>
              <w:rPr>
                <w:rFonts w:ascii="Proxima Nova" w:eastAsia="Proxima Nova" w:hAnsi="Proxima Nova" w:cs="Proxima Nova"/>
                <w:sz w:val="20"/>
                <w:szCs w:val="20"/>
              </w:rPr>
              <w:t>Outbound links included for references or claims</w:t>
            </w:r>
            <w:r>
              <w:rPr>
                <w:rFonts w:ascii="Proxima Nova" w:eastAsia="Proxima Nova" w:hAnsi="Proxima Nova" w:cs="Proxima Nova"/>
                <w:i/>
                <w:iCs/>
                <w:sz w:val="20"/>
                <w:szCs w:val="20"/>
              </w:rPr>
              <w:t xml:space="preserve"> if necessary to build credibility</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DAFE7C"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N/A</w:t>
            </w:r>
          </w:p>
        </w:tc>
      </w:tr>
      <w:tr w:rsidR="00267BEF" w14:paraId="6A5A1CF4"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7AB550"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free of spelling &amp; grammar mistakes</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8A8D42"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7BC0CCE3"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159FC6"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Content aligns with content style guide/brand guidelines.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9F2E52"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25FD0147"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811D26"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unique, not copied directly from any source, (including AI)</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47F7DF"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13587EB7"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26BD68"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AI screenshot link attached at the top</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3D3CF6"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bl>
    <w:p w14:paraId="4501E1AF" w14:textId="77777777" w:rsidR="00267BEF" w:rsidRDefault="00267BEF">
      <w:pPr>
        <w:spacing w:line="240" w:lineRule="auto"/>
        <w:rPr>
          <w:rFonts w:ascii="Proxima Nova" w:eastAsia="Proxima Nova" w:hAnsi="Proxima Nova" w:cs="Proxima Nova"/>
          <w:sz w:val="20"/>
          <w:szCs w:val="20"/>
        </w:rPr>
      </w:pPr>
    </w:p>
    <w:p w14:paraId="743BE10B" w14:textId="77777777" w:rsidR="00267BEF" w:rsidRDefault="00267BEF">
      <w:pPr>
        <w:pStyle w:val="Heading2"/>
        <w:spacing w:after="0" w:line="240" w:lineRule="auto"/>
        <w:rPr>
          <w:rFonts w:ascii="Calibri" w:eastAsia="Calibri" w:hAnsi="Calibri" w:cs="Calibri"/>
          <w:b/>
          <w:bCs/>
          <w:i/>
          <w:iCs/>
          <w:color w:val="034B7D"/>
        </w:rPr>
      </w:pPr>
      <w:bookmarkStart w:id="23" w:name="_izcavccdqbdi" w:colFirst="0" w:colLast="0"/>
      <w:bookmarkEnd w:id="23"/>
    </w:p>
    <w:tbl>
      <w:tblPr>
        <w:tblStyle w:val="a1"/>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80"/>
        <w:gridCol w:w="1245"/>
      </w:tblGrid>
      <w:tr w:rsidR="00267BEF" w14:paraId="71B6AAAF" w14:textId="77777777">
        <w:trPr>
          <w:trHeight w:val="464"/>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356778" w14:textId="77777777" w:rsidR="00267BEF" w:rsidRDefault="00000000">
            <w:pPr>
              <w:pStyle w:val="Heading2"/>
              <w:spacing w:before="0" w:after="0" w:line="240" w:lineRule="auto"/>
              <w:rPr>
                <w:rFonts w:ascii="Calibri" w:eastAsia="Calibri" w:hAnsi="Calibri" w:cs="Calibri"/>
                <w:b/>
                <w:bCs/>
                <w:color w:val="034B7D"/>
                <w:sz w:val="20"/>
                <w:szCs w:val="20"/>
              </w:rPr>
            </w:pPr>
            <w:bookmarkStart w:id="24" w:name="_ungcid585f9e" w:colFirst="0" w:colLast="0"/>
            <w:bookmarkEnd w:id="24"/>
            <w:r>
              <w:rPr>
                <w:rFonts w:ascii="Calibri" w:eastAsia="Calibri" w:hAnsi="Calibri" w:cs="Calibri"/>
                <w:b/>
                <w:bCs/>
                <w:color w:val="034B7D"/>
              </w:rPr>
              <w:t xml:space="preserve">Implementation Best Practices: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CF45D3" w14:textId="77777777" w:rsidR="00267BEF" w:rsidRDefault="00000000">
            <w:pPr>
              <w:pStyle w:val="Heading2"/>
              <w:spacing w:before="0" w:after="0" w:line="240" w:lineRule="auto"/>
              <w:jc w:val="center"/>
              <w:rPr>
                <w:rFonts w:ascii="Calibri" w:eastAsia="Calibri" w:hAnsi="Calibri" w:cs="Calibri"/>
                <w:b/>
                <w:bCs/>
                <w:color w:val="034B7D"/>
              </w:rPr>
            </w:pPr>
            <w:bookmarkStart w:id="25" w:name="_l9bnpcmtance" w:colFirst="0" w:colLast="0"/>
            <w:bookmarkEnd w:id="25"/>
            <w:r>
              <w:rPr>
                <w:rFonts w:ascii="Calibri" w:eastAsia="Calibri" w:hAnsi="Calibri" w:cs="Calibri"/>
                <w:i/>
                <w:iCs/>
                <w:sz w:val="20"/>
                <w:szCs w:val="20"/>
              </w:rPr>
              <w:t>Yes/No</w:t>
            </w:r>
          </w:p>
        </w:tc>
      </w:tr>
      <w:tr w:rsidR="00267BEF" w14:paraId="76A0D889" w14:textId="77777777">
        <w:trPr>
          <w:trHeight w:val="330"/>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BEDF4F" w14:textId="77777777" w:rsidR="00267BEF" w:rsidRDefault="00000000">
            <w:pPr>
              <w:spacing w:line="240" w:lineRule="auto"/>
              <w:rPr>
                <w:rFonts w:ascii="Calibri" w:eastAsia="Calibri" w:hAnsi="Calibri" w:cs="Calibri"/>
                <w:sz w:val="20"/>
                <w:szCs w:val="20"/>
              </w:rPr>
            </w:pPr>
            <w:r>
              <w:rPr>
                <w:rFonts w:ascii="Calibri" w:eastAsia="Calibri" w:hAnsi="Calibri" w:cs="Calibri"/>
                <w:sz w:val="20"/>
                <w:szCs w:val="20"/>
              </w:rPr>
              <w:t>Ensure “blog/article” schema is implemented</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89842F" w14:textId="77777777" w:rsidR="00267BEF" w:rsidRDefault="00267BEF">
            <w:pPr>
              <w:spacing w:line="240" w:lineRule="auto"/>
              <w:rPr>
                <w:rFonts w:ascii="Calibri" w:eastAsia="Calibri" w:hAnsi="Calibri" w:cs="Calibri"/>
                <w:sz w:val="20"/>
                <w:szCs w:val="20"/>
              </w:rPr>
            </w:pPr>
          </w:p>
        </w:tc>
      </w:tr>
      <w:tr w:rsidR="00267BEF" w14:paraId="012B9708"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9FFB54" w14:textId="77777777" w:rsidR="00267BEF"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Ensure FAQ schema is implemented (if provided)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798D38" w14:textId="77777777" w:rsidR="00267BEF" w:rsidRDefault="00267BEF">
            <w:pPr>
              <w:spacing w:line="240" w:lineRule="auto"/>
              <w:rPr>
                <w:rFonts w:ascii="Calibri" w:eastAsia="Calibri" w:hAnsi="Calibri" w:cs="Calibri"/>
                <w:sz w:val="20"/>
                <w:szCs w:val="20"/>
              </w:rPr>
            </w:pPr>
          </w:p>
        </w:tc>
      </w:tr>
      <w:tr w:rsidR="00267BEF" w14:paraId="3A917932"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4DC0C9" w14:textId="77777777" w:rsidR="00267BEF"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Ensure any additional schema mentioned by PM in the task is implemented.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E99F4F" w14:textId="77777777" w:rsidR="00267BEF" w:rsidRDefault="00267BEF">
            <w:pPr>
              <w:spacing w:line="240" w:lineRule="auto"/>
              <w:rPr>
                <w:rFonts w:ascii="Calibri" w:eastAsia="Calibri" w:hAnsi="Calibri" w:cs="Calibri"/>
                <w:sz w:val="20"/>
                <w:szCs w:val="20"/>
              </w:rPr>
            </w:pPr>
          </w:p>
        </w:tc>
      </w:tr>
    </w:tbl>
    <w:p w14:paraId="79E338EB" w14:textId="77777777" w:rsidR="00267BEF" w:rsidRDefault="00267BEF"/>
    <w:p w14:paraId="1D0B93B2" w14:textId="77777777" w:rsidR="00267BEF" w:rsidRDefault="00267BEF"/>
    <w:p w14:paraId="602DE51C" w14:textId="77777777" w:rsidR="00267BEF" w:rsidRDefault="00267BEF"/>
    <w:p w14:paraId="5BBB4E05" w14:textId="77777777" w:rsidR="00267BEF" w:rsidRDefault="00267BEF"/>
    <w:p w14:paraId="3BACF068" w14:textId="77777777" w:rsidR="00267BEF" w:rsidRDefault="00267BEF"/>
    <w:sectPr w:rsidR="00267B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5E14F9"/>
    <w:multiLevelType w:val="multilevel"/>
    <w:tmpl w:val="8F08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8406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BEF"/>
    <w:rsid w:val="00267BEF"/>
    <w:rsid w:val="003A40E9"/>
    <w:rsid w:val="008E253A"/>
    <w:rsid w:val="00D67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3A7D"/>
  <w15:docId w15:val="{E7A9F935-6269-4B27-99AD-F79C75E1A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lasschairmats.com/blogs/news/choosing-the-best-office-chair-mat" TargetMode="External"/><Relationship Id="rId3" Type="http://schemas.openxmlformats.org/officeDocument/2006/relationships/settings" Target="settings.xml"/><Relationship Id="rId7" Type="http://schemas.openxmlformats.org/officeDocument/2006/relationships/hyperlink" Target="https://glasschairmat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nt.sc/XNna34S1Ojba"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lasschairmats.com/pages/benefits-of-gl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Siti Anisah Binte Esa</cp:lastModifiedBy>
  <cp:revision>3</cp:revision>
  <dcterms:created xsi:type="dcterms:W3CDTF">2026-10-14T02:17:00Z</dcterms:created>
  <dcterms:modified xsi:type="dcterms:W3CDTF">2026-10-14T02:17:00Z</dcterms:modified>
</cp:coreProperties>
</file>