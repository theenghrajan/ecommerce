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8FA6E6" w14:textId="77777777" w:rsidR="00745905" w:rsidRDefault="00000000">
      <w:pPr>
        <w:pStyle w:val="Heading1"/>
        <w:spacing w:after="0" w:line="240" w:lineRule="auto"/>
        <w:jc w:val="both"/>
        <w:rPr>
          <w:rFonts w:ascii="Proxima Nova" w:eastAsia="Proxima Nova" w:hAnsi="Proxima Nova" w:cs="Proxima Nova"/>
          <w:b/>
          <w:bCs/>
          <w:color w:val="034B7D"/>
        </w:rPr>
      </w:pPr>
      <w:bookmarkStart w:id="0" w:name="_gjdgxs" w:colFirst="0" w:colLast="0"/>
      <w:bookmarkEnd w:id="0"/>
      <w:r>
        <w:rPr>
          <w:rFonts w:ascii="Proxima Nova" w:eastAsia="Proxima Nova" w:hAnsi="Proxima Nova" w:cs="Proxima Nova"/>
          <w:b/>
          <w:bCs/>
          <w:noProof/>
          <w:color w:val="034B7D"/>
          <w:sz w:val="24"/>
          <w:szCs w:val="24"/>
        </w:rPr>
        <w:drawing>
          <wp:inline distT="114300" distB="114300" distL="114300" distR="114300" wp14:anchorId="178411E7" wp14:editId="40AF8A28">
            <wp:extent cx="3195638" cy="5810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195638" cy="581025"/>
                    </a:xfrm>
                    <a:prstGeom prst="rect">
                      <a:avLst/>
                    </a:prstGeom>
                    <a:ln/>
                  </pic:spPr>
                </pic:pic>
              </a:graphicData>
            </a:graphic>
          </wp:inline>
        </w:drawing>
      </w:r>
    </w:p>
    <w:p w14:paraId="35028612" w14:textId="77777777" w:rsidR="00745905" w:rsidRDefault="00745905">
      <w:pPr>
        <w:spacing w:line="240" w:lineRule="auto"/>
        <w:rPr>
          <w:rFonts w:ascii="Proxima Nova" w:eastAsia="Proxima Nova" w:hAnsi="Proxima Nova" w:cs="Proxima Nova"/>
          <w:sz w:val="20"/>
          <w:szCs w:val="20"/>
        </w:rPr>
      </w:pPr>
    </w:p>
    <w:tbl>
      <w:tblPr>
        <w:tblStyle w:val="a"/>
        <w:tblW w:w="10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00"/>
        <w:gridCol w:w="7960"/>
      </w:tblGrid>
      <w:tr w:rsidR="00745905" w14:paraId="2D3E5C0A" w14:textId="77777777">
        <w:tc>
          <w:tcPr>
            <w:tcW w:w="2500" w:type="dxa"/>
            <w:shd w:val="clear" w:color="auto" w:fill="auto"/>
            <w:tcMar>
              <w:top w:w="100" w:type="dxa"/>
              <w:left w:w="100" w:type="dxa"/>
              <w:bottom w:w="100" w:type="dxa"/>
              <w:right w:w="100" w:type="dxa"/>
            </w:tcMar>
          </w:tcPr>
          <w:p w14:paraId="3CDE2313"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Check Screenshot*</w:t>
            </w:r>
          </w:p>
        </w:tc>
        <w:tc>
          <w:tcPr>
            <w:tcW w:w="7960" w:type="dxa"/>
            <w:shd w:val="clear" w:color="auto" w:fill="auto"/>
            <w:tcMar>
              <w:top w:w="100" w:type="dxa"/>
              <w:left w:w="100" w:type="dxa"/>
              <w:bottom w:w="100" w:type="dxa"/>
              <w:right w:w="100" w:type="dxa"/>
            </w:tcMar>
          </w:tcPr>
          <w:p w14:paraId="30F47522" w14:textId="77777777" w:rsidR="00745905" w:rsidRDefault="00745905">
            <w:pPr>
              <w:spacing w:line="240" w:lineRule="auto"/>
              <w:rPr>
                <w:rFonts w:ascii="Proxima Nova" w:eastAsia="Proxima Nova" w:hAnsi="Proxima Nova" w:cs="Proxima Nova"/>
                <w:sz w:val="20"/>
                <w:szCs w:val="20"/>
              </w:rPr>
            </w:pPr>
            <w:hyperlink r:id="rId6">
              <w:r>
                <w:rPr>
                  <w:rFonts w:ascii="Proxima Nova" w:eastAsia="Proxima Nova" w:hAnsi="Proxima Nova" w:cs="Proxima Nova"/>
                  <w:color w:val="1155CC"/>
                  <w:sz w:val="20"/>
                  <w:szCs w:val="20"/>
                  <w:u w:val="single"/>
                </w:rPr>
                <w:t>https://prnt.sc/fi1-Rgz-rX2p</w:t>
              </w:r>
            </w:hyperlink>
            <w:r w:rsidR="00000000">
              <w:rPr>
                <w:rFonts w:ascii="Proxima Nova" w:eastAsia="Proxima Nova" w:hAnsi="Proxima Nova" w:cs="Proxima Nova"/>
                <w:sz w:val="20"/>
                <w:szCs w:val="20"/>
              </w:rPr>
              <w:t xml:space="preserve"> </w:t>
            </w:r>
          </w:p>
        </w:tc>
      </w:tr>
      <w:tr w:rsidR="00745905" w14:paraId="44A9F4E7" w14:textId="77777777">
        <w:tc>
          <w:tcPr>
            <w:tcW w:w="2500" w:type="dxa"/>
            <w:shd w:val="clear" w:color="auto" w:fill="auto"/>
            <w:tcMar>
              <w:top w:w="100" w:type="dxa"/>
              <w:left w:w="100" w:type="dxa"/>
              <w:bottom w:w="100" w:type="dxa"/>
              <w:right w:w="100" w:type="dxa"/>
            </w:tcMar>
          </w:tcPr>
          <w:p w14:paraId="4C5DB86F"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Target keyword: </w:t>
            </w:r>
          </w:p>
        </w:tc>
        <w:tc>
          <w:tcPr>
            <w:tcW w:w="7960" w:type="dxa"/>
            <w:shd w:val="clear" w:color="auto" w:fill="auto"/>
            <w:tcMar>
              <w:top w:w="100" w:type="dxa"/>
              <w:left w:w="100" w:type="dxa"/>
              <w:bottom w:w="100" w:type="dxa"/>
              <w:right w:w="100" w:type="dxa"/>
            </w:tcMar>
          </w:tcPr>
          <w:p w14:paraId="42795B22" w14:textId="06CD6E84" w:rsidR="00745905" w:rsidRDefault="009D7C6B">
            <w:pPr>
              <w:widowControl w:val="0"/>
              <w:spacing w:line="240" w:lineRule="auto"/>
              <w:rPr>
                <w:rFonts w:ascii="Calibri" w:eastAsia="Calibri" w:hAnsi="Calibri" w:cs="Calibri"/>
              </w:rPr>
            </w:pPr>
            <w:r w:rsidRPr="009D7C6B">
              <w:rPr>
                <w:rFonts w:ascii="Calibri" w:eastAsia="Calibri" w:hAnsi="Calibri" w:cs="Calibri"/>
              </w:rPr>
              <w:t>Glass Chair Mat FAQ</w:t>
            </w:r>
          </w:p>
        </w:tc>
      </w:tr>
      <w:tr w:rsidR="00745905" w14:paraId="28ED284E" w14:textId="77777777">
        <w:tc>
          <w:tcPr>
            <w:tcW w:w="2500" w:type="dxa"/>
            <w:shd w:val="clear" w:color="auto" w:fill="auto"/>
            <w:tcMar>
              <w:top w:w="100" w:type="dxa"/>
              <w:left w:w="100" w:type="dxa"/>
              <w:bottom w:w="100" w:type="dxa"/>
              <w:right w:w="100" w:type="dxa"/>
            </w:tcMar>
          </w:tcPr>
          <w:p w14:paraId="47251BAF"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Meta Description:</w:t>
            </w:r>
          </w:p>
        </w:tc>
        <w:tc>
          <w:tcPr>
            <w:tcW w:w="7960" w:type="dxa"/>
            <w:shd w:val="clear" w:color="auto" w:fill="auto"/>
            <w:tcMar>
              <w:top w:w="100" w:type="dxa"/>
              <w:left w:w="100" w:type="dxa"/>
              <w:bottom w:w="100" w:type="dxa"/>
              <w:right w:w="100" w:type="dxa"/>
            </w:tcMar>
          </w:tcPr>
          <w:p w14:paraId="75A3D346" w14:textId="77777777" w:rsidR="00745905" w:rsidRDefault="00000000">
            <w:pPr>
              <w:widowControl w:val="0"/>
              <w:spacing w:line="240" w:lineRule="auto"/>
              <w:rPr>
                <w:rFonts w:ascii="Calibri" w:eastAsia="Calibri" w:hAnsi="Calibri" w:cs="Calibri"/>
              </w:rPr>
            </w:pPr>
            <w:ins w:id="1" w:author="Alicia Han" w:date="2026-10-13T06:29:00Z">
              <w:r>
                <w:rPr>
                  <w:rFonts w:ascii="Calibri" w:eastAsia="Calibri" w:hAnsi="Calibri" w:cs="Calibri"/>
                  <w:rPrChange w:id="2" w:author="Alicia Han" w:date="2026-10-13T06:29:00Z">
                    <w:rPr>
                      <w:rFonts w:ascii="Proxima Nova" w:eastAsia="Proxima Nova" w:hAnsi="Proxima Nova" w:cs="Proxima Nova"/>
                      <w:sz w:val="20"/>
                      <w:szCs w:val="20"/>
                    </w:rPr>
                  </w:rPrChange>
                </w:rPr>
                <w:t>Do glass chair mats crack, break or slide? Straight answers on safety, weight, 1,000 lb capacity, carpet pile, cleaning, shipping and warranty.</w:t>
              </w:r>
            </w:ins>
            <w:del w:id="3" w:author="Alicia Han" w:date="2026-10-13T06:29:00Z">
              <w:r>
                <w:rPr>
                  <w:rFonts w:ascii="Calibri" w:eastAsia="Calibri" w:hAnsi="Calibri" w:cs="Calibri"/>
                </w:rPr>
                <w:delText>Clearly Innovative answers frequently asked questions about glass floor mats for home and office use. Shop now to choose a strong and reliable mat.</w:delText>
              </w:r>
            </w:del>
          </w:p>
        </w:tc>
      </w:tr>
      <w:tr w:rsidR="00745905" w14:paraId="528EDCB3" w14:textId="77777777">
        <w:tc>
          <w:tcPr>
            <w:tcW w:w="2500" w:type="dxa"/>
            <w:shd w:val="clear" w:color="auto" w:fill="auto"/>
            <w:tcMar>
              <w:top w:w="100" w:type="dxa"/>
              <w:left w:w="100" w:type="dxa"/>
              <w:bottom w:w="100" w:type="dxa"/>
              <w:right w:w="100" w:type="dxa"/>
            </w:tcMar>
          </w:tcPr>
          <w:p w14:paraId="2D300630"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Source URL</w:t>
            </w:r>
          </w:p>
        </w:tc>
        <w:tc>
          <w:tcPr>
            <w:tcW w:w="7960" w:type="dxa"/>
            <w:shd w:val="clear" w:color="auto" w:fill="auto"/>
            <w:tcMar>
              <w:top w:w="100" w:type="dxa"/>
              <w:left w:w="100" w:type="dxa"/>
              <w:bottom w:w="100" w:type="dxa"/>
              <w:right w:w="100" w:type="dxa"/>
            </w:tcMar>
          </w:tcPr>
          <w:p w14:paraId="266A2EB7" w14:textId="77777777" w:rsidR="00745905" w:rsidRDefault="00745905">
            <w:pPr>
              <w:widowControl w:val="0"/>
              <w:spacing w:line="240" w:lineRule="auto"/>
              <w:rPr>
                <w:rFonts w:ascii="Proxima Nova" w:eastAsia="Proxima Nova" w:hAnsi="Proxima Nova" w:cs="Proxima Nova"/>
                <w:sz w:val="20"/>
                <w:szCs w:val="20"/>
              </w:rPr>
            </w:pPr>
            <w:hyperlink r:id="rId7">
              <w:r>
                <w:rPr>
                  <w:rFonts w:ascii="Proxima Nova" w:eastAsia="Proxima Nova" w:hAnsi="Proxima Nova" w:cs="Proxima Nova"/>
                  <w:color w:val="1155CC"/>
                  <w:sz w:val="20"/>
                  <w:szCs w:val="20"/>
                  <w:u w:val="single"/>
                </w:rPr>
                <w:t>https://glasschairmats.com/blogs/news/frequently-asked-questions-about-glass-floor-mats</w:t>
              </w:r>
            </w:hyperlink>
            <w:r w:rsidR="00000000">
              <w:rPr>
                <w:rFonts w:ascii="Proxima Nova" w:eastAsia="Proxima Nova" w:hAnsi="Proxima Nova" w:cs="Proxima Nova"/>
                <w:sz w:val="20"/>
                <w:szCs w:val="20"/>
              </w:rPr>
              <w:t xml:space="preserve"> </w:t>
            </w:r>
          </w:p>
        </w:tc>
      </w:tr>
    </w:tbl>
    <w:p w14:paraId="4DB59E09" w14:textId="77777777" w:rsidR="00745905" w:rsidRDefault="00000000">
      <w:pPr>
        <w:pStyle w:val="Heading1"/>
        <w:spacing w:before="0" w:after="200"/>
        <w:jc w:val="center"/>
        <w:rPr>
          <w:rFonts w:ascii="Proxima Nova" w:eastAsia="Proxima Nova" w:hAnsi="Proxima Nova" w:cs="Proxima Nova"/>
          <w:b/>
          <w:bCs/>
          <w:color w:val="034B7D"/>
          <w:sz w:val="48"/>
          <w:szCs w:val="48"/>
        </w:rPr>
      </w:pPr>
      <w:bookmarkStart w:id="4" w:name="_30j0zll" w:colFirst="0" w:colLast="0"/>
      <w:bookmarkEnd w:id="4"/>
      <w:r>
        <w:rPr>
          <w:rFonts w:ascii="Proxima Nova" w:eastAsia="Proxima Nova" w:hAnsi="Proxima Nova" w:cs="Proxima Nova"/>
          <w:sz w:val="20"/>
          <w:szCs w:val="20"/>
        </w:rPr>
        <w:br/>
      </w:r>
      <w:ins w:id="5" w:author="Alicia Han" w:date="2026-10-13T06:30:00Z">
        <w:r>
          <w:rPr>
            <w:rFonts w:ascii="Proxima Nova" w:eastAsia="Proxima Nova" w:hAnsi="Proxima Nova" w:cs="Proxima Nova"/>
            <w:b/>
            <w:bCs/>
            <w:color w:val="034B7D"/>
            <w:sz w:val="48"/>
            <w:szCs w:val="48"/>
            <w:rPrChange w:id="6" w:author="Alicia Han" w:date="2026-10-13T06:30:00Z">
              <w:rPr>
                <w:rFonts w:ascii="Proxima Nova" w:eastAsia="Proxima Nova" w:hAnsi="Proxima Nova" w:cs="Proxima Nova"/>
                <w:sz w:val="20"/>
                <w:szCs w:val="20"/>
              </w:rPr>
            </w:rPrChange>
          </w:rPr>
          <w:t>Glass Chair Mat FAQ: Safety, Strength, Sizing and Care</w:t>
        </w:r>
      </w:ins>
      <w:del w:id="7" w:author="Alicia Han" w:date="2026-10-13T06:30:00Z">
        <w:r>
          <w:rPr>
            <w:rFonts w:ascii="Proxima Nova" w:eastAsia="Proxima Nova" w:hAnsi="Proxima Nova" w:cs="Proxima Nova"/>
            <w:b/>
            <w:bCs/>
            <w:color w:val="034B7D"/>
            <w:sz w:val="48"/>
            <w:szCs w:val="48"/>
          </w:rPr>
          <w:delText>Frequently Asked Questions About Glass Floor Mats</w:delText>
        </w:r>
      </w:del>
    </w:p>
    <w:p w14:paraId="4B7CA565" w14:textId="77777777" w:rsidR="00745905" w:rsidRDefault="00000000">
      <w:pPr>
        <w:spacing w:after="200"/>
        <w:rPr>
          <w:rFonts w:ascii="Calibri" w:eastAsia="Calibri" w:hAnsi="Calibri" w:cs="Calibri"/>
        </w:rPr>
      </w:pPr>
      <w:r>
        <w:rPr>
          <w:rFonts w:ascii="Calibri" w:eastAsia="Calibri" w:hAnsi="Calibri" w:cs="Calibri"/>
        </w:rPr>
        <w:t>Office setups don’t always get the attention they deserve. Most office workers spend nearly a quarter of their lives working at their desks. Whether it’s a home office or a corporate environment, ergonomics should be a top priority.</w:t>
      </w:r>
    </w:p>
    <w:p w14:paraId="07E203A3" w14:textId="77777777" w:rsidR="00745905" w:rsidRDefault="00000000">
      <w:pPr>
        <w:spacing w:after="200"/>
        <w:rPr>
          <w:rFonts w:ascii="Calibri" w:eastAsia="Calibri" w:hAnsi="Calibri" w:cs="Calibri"/>
        </w:rPr>
      </w:pPr>
      <w:r>
        <w:rPr>
          <w:rFonts w:ascii="Calibri" w:eastAsia="Calibri" w:hAnsi="Calibri" w:cs="Calibri"/>
        </w:rPr>
        <w:t xml:space="preserve">When we speak about </w:t>
      </w:r>
      <w:hyperlink r:id="rId8">
        <w:r w:rsidR="00745905">
          <w:rPr>
            <w:rFonts w:ascii="Calibri" w:eastAsia="Calibri" w:hAnsi="Calibri" w:cs="Calibri"/>
            <w:color w:val="1155CC"/>
            <w:u w:val="single"/>
          </w:rPr>
          <w:t>office ergonomics</w:t>
        </w:r>
      </w:hyperlink>
      <w:r>
        <w:rPr>
          <w:rFonts w:ascii="Calibri" w:eastAsia="Calibri" w:hAnsi="Calibri" w:cs="Calibri"/>
        </w:rPr>
        <w:t>, most people immediately think of fancy desk chairs and adjustable monitor arms. One of the unsung heroes of ergonomic offices is the floor mat under the chair.</w:t>
      </w:r>
    </w:p>
    <w:p w14:paraId="04B245EE" w14:textId="77777777" w:rsidR="00745905" w:rsidRDefault="00000000">
      <w:pPr>
        <w:spacing w:after="200"/>
        <w:rPr>
          <w:rFonts w:ascii="Calibri" w:eastAsia="Calibri" w:hAnsi="Calibri" w:cs="Calibri"/>
        </w:rPr>
      </w:pPr>
      <w:r>
        <w:rPr>
          <w:rFonts w:ascii="Calibri" w:eastAsia="Calibri" w:hAnsi="Calibri" w:cs="Calibri"/>
        </w:rPr>
        <w:t xml:space="preserve">You have many options for chair mats – plastic, bamboo, vinyl, and tempered glass. At </w:t>
      </w:r>
      <w:hyperlink r:id="rId9">
        <w:r w:rsidR="00745905">
          <w:rPr>
            <w:rFonts w:ascii="Calibri" w:eastAsia="Calibri" w:hAnsi="Calibri" w:cs="Calibri"/>
            <w:color w:val="1155CC"/>
            <w:u w:val="single"/>
          </w:rPr>
          <w:t>Clearly Innovative,</w:t>
        </w:r>
      </w:hyperlink>
      <w:r>
        <w:rPr>
          <w:rFonts w:ascii="Calibri" w:eastAsia="Calibri" w:hAnsi="Calibri" w:cs="Calibri"/>
        </w:rPr>
        <w:t xml:space="preserve"> we sell high-quality glass floor mats. Glass is the most expensive material for office mats, and for good reason.</w:t>
      </w:r>
    </w:p>
    <w:p w14:paraId="46317A67" w14:textId="77777777" w:rsidR="00745905" w:rsidRDefault="00000000">
      <w:pPr>
        <w:spacing w:after="200"/>
        <w:rPr>
          <w:rFonts w:ascii="Calibri" w:eastAsia="Calibri" w:hAnsi="Calibri" w:cs="Calibri"/>
        </w:rPr>
      </w:pPr>
      <w:r>
        <w:rPr>
          <w:rFonts w:ascii="Calibri" w:eastAsia="Calibri" w:hAnsi="Calibri" w:cs="Calibri"/>
        </w:rPr>
        <w:t xml:space="preserve">Due to the uniqueness of the product, we get a lot of questions from customers – and we’d like to answer them here. Let’s dive in to our FAQ. </w:t>
      </w:r>
    </w:p>
    <w:p w14:paraId="73318B12" w14:textId="77777777" w:rsidR="00745905" w:rsidRDefault="00000000">
      <w:pPr>
        <w:pStyle w:val="Heading2"/>
        <w:spacing w:before="0" w:after="200"/>
        <w:rPr>
          <w:rFonts w:ascii="Calibri" w:eastAsia="Calibri" w:hAnsi="Calibri" w:cs="Calibri"/>
        </w:rPr>
      </w:pPr>
      <w:bookmarkStart w:id="8" w:name="_xu0pn7ao771a" w:colFirst="0" w:colLast="0"/>
      <w:bookmarkEnd w:id="8"/>
      <w:r>
        <w:rPr>
          <w:rFonts w:ascii="Calibri" w:eastAsia="Calibri" w:hAnsi="Calibri" w:cs="Calibri"/>
          <w:b/>
          <w:bCs/>
          <w:color w:val="034B7D"/>
        </w:rPr>
        <w:t>Product Information</w:t>
      </w:r>
    </w:p>
    <w:p w14:paraId="4EB12095" w14:textId="77777777" w:rsidR="00745905" w:rsidRDefault="00000000">
      <w:pPr>
        <w:pStyle w:val="Heading3"/>
        <w:spacing w:before="0" w:after="200"/>
        <w:rPr>
          <w:rFonts w:ascii="Calibri" w:eastAsia="Calibri" w:hAnsi="Calibri" w:cs="Calibri"/>
          <w:b/>
          <w:bCs/>
          <w:color w:val="034B7D"/>
        </w:rPr>
      </w:pPr>
      <w:bookmarkStart w:id="9" w:name="_n0r3ldac4bil" w:colFirst="0" w:colLast="0"/>
      <w:bookmarkEnd w:id="9"/>
      <w:r>
        <w:rPr>
          <w:rFonts w:ascii="Calibri" w:eastAsia="Calibri" w:hAnsi="Calibri" w:cs="Calibri"/>
          <w:b/>
          <w:bCs/>
          <w:color w:val="034B7D"/>
        </w:rPr>
        <w:t>What is a glass chair mat?</w:t>
      </w:r>
    </w:p>
    <w:p w14:paraId="7C3BD575" w14:textId="77777777" w:rsidR="00745905" w:rsidRDefault="00000000">
      <w:pPr>
        <w:spacing w:after="200"/>
        <w:rPr>
          <w:rFonts w:ascii="Calibri" w:eastAsia="Calibri" w:hAnsi="Calibri" w:cs="Calibri"/>
        </w:rPr>
      </w:pPr>
      <w:r>
        <w:rPr>
          <w:rFonts w:ascii="Calibri" w:eastAsia="Calibri" w:hAnsi="Calibri" w:cs="Calibri"/>
        </w:rPr>
        <w:t xml:space="preserve">Glass mats for office chairs are made from </w:t>
      </w:r>
      <w:hyperlink r:id="rId10">
        <w:r w:rsidR="00745905">
          <w:rPr>
            <w:rFonts w:ascii="Calibri" w:eastAsia="Calibri" w:hAnsi="Calibri" w:cs="Calibri"/>
            <w:color w:val="1155CC"/>
            <w:u w:val="single"/>
          </w:rPr>
          <w:t>tempered glass</w:t>
        </w:r>
      </w:hyperlink>
      <w:r>
        <w:rPr>
          <w:rFonts w:ascii="Calibri" w:eastAsia="Calibri" w:hAnsi="Calibri" w:cs="Calibri"/>
        </w:rPr>
        <w:t xml:space="preserve"> – a heat-treated manufacturing process that makes the product up to four times stronger than regular, annealed glass.</w:t>
      </w:r>
    </w:p>
    <w:p w14:paraId="1E78E7D6" w14:textId="77777777" w:rsidR="00745905" w:rsidRDefault="00000000">
      <w:pPr>
        <w:spacing w:after="200"/>
        <w:rPr>
          <w:rFonts w:ascii="Calibri" w:eastAsia="Calibri" w:hAnsi="Calibri" w:cs="Calibri"/>
        </w:rPr>
      </w:pPr>
      <w:r>
        <w:rPr>
          <w:rFonts w:ascii="Calibri" w:eastAsia="Calibri" w:hAnsi="Calibri" w:cs="Calibri"/>
        </w:rPr>
        <w:t>Glass chair mats protect the flooring from wear and tear caused by the chair's wheels. The smooth glass surface makes it easy for office chairs to roll and maneuver around the workspace.</w:t>
      </w:r>
    </w:p>
    <w:p w14:paraId="1F62B9D0" w14:textId="77777777" w:rsidR="00745905" w:rsidRDefault="00000000">
      <w:pPr>
        <w:spacing w:after="200"/>
        <w:rPr>
          <w:rFonts w:ascii="Calibri" w:eastAsia="Calibri" w:hAnsi="Calibri" w:cs="Calibri"/>
        </w:rPr>
      </w:pPr>
      <w:r>
        <w:rPr>
          <w:rFonts w:ascii="Calibri" w:eastAsia="Calibri" w:hAnsi="Calibri" w:cs="Calibri"/>
        </w:rPr>
        <w:t xml:space="preserve">These types of office floor mats are known for exceptional durability, easy maintenance, and sleek aesthetic appeal. Unlike a </w:t>
      </w:r>
      <w:hyperlink r:id="rId11">
        <w:r w:rsidR="00745905">
          <w:rPr>
            <w:rFonts w:ascii="Calibri" w:eastAsia="Calibri" w:hAnsi="Calibri" w:cs="Calibri"/>
            <w:color w:val="1155CC"/>
            <w:u w:val="single"/>
          </w:rPr>
          <w:t>generic plastic mat</w:t>
        </w:r>
      </w:hyperlink>
      <w:r>
        <w:rPr>
          <w:rFonts w:ascii="Calibri" w:eastAsia="Calibri" w:hAnsi="Calibri" w:cs="Calibri"/>
        </w:rPr>
        <w:t>, glass floor mats will not crack, bend, or turn yellow over time.</w:t>
      </w:r>
    </w:p>
    <w:p w14:paraId="297F1577" w14:textId="77777777" w:rsidR="00745905" w:rsidRDefault="00000000">
      <w:pPr>
        <w:pStyle w:val="Heading3"/>
        <w:spacing w:before="0" w:after="200"/>
        <w:rPr>
          <w:rFonts w:ascii="Calibri" w:eastAsia="Calibri" w:hAnsi="Calibri" w:cs="Calibri"/>
          <w:b/>
          <w:bCs/>
          <w:color w:val="034B7D"/>
        </w:rPr>
      </w:pPr>
      <w:bookmarkStart w:id="10" w:name="_7koecr46o921" w:colFirst="0" w:colLast="0"/>
      <w:bookmarkEnd w:id="10"/>
      <w:r>
        <w:rPr>
          <w:rFonts w:ascii="Calibri" w:eastAsia="Calibri" w:hAnsi="Calibri" w:cs="Calibri"/>
          <w:b/>
          <w:bCs/>
          <w:color w:val="034B7D"/>
        </w:rPr>
        <w:lastRenderedPageBreak/>
        <w:t>Are glass chair mats safe?</w:t>
      </w:r>
    </w:p>
    <w:p w14:paraId="0B6732DA" w14:textId="77777777" w:rsidR="00745905" w:rsidRDefault="00000000">
      <w:pPr>
        <w:spacing w:after="200"/>
        <w:rPr>
          <w:rFonts w:ascii="Calibri" w:eastAsia="Calibri" w:hAnsi="Calibri" w:cs="Calibri"/>
        </w:rPr>
      </w:pPr>
      <w:r>
        <w:rPr>
          <w:rFonts w:ascii="Calibri" w:eastAsia="Calibri" w:hAnsi="Calibri" w:cs="Calibri"/>
        </w:rPr>
        <w:t>Glass floor mats are 100% safe.</w:t>
      </w:r>
    </w:p>
    <w:p w14:paraId="111686A7" w14:textId="77777777" w:rsidR="00745905" w:rsidRDefault="00000000">
      <w:pPr>
        <w:spacing w:after="200"/>
        <w:rPr>
          <w:rFonts w:ascii="Calibri" w:eastAsia="Calibri" w:hAnsi="Calibri" w:cs="Calibri"/>
        </w:rPr>
      </w:pPr>
      <w:r>
        <w:rPr>
          <w:rFonts w:ascii="Calibri" w:eastAsia="Calibri" w:hAnsi="Calibri" w:cs="Calibri"/>
        </w:rPr>
        <w:t>Due to the tempered construction, these office chair mats can withstand the weight and movement of an office chair (and the person sitting in it) without breaking. Clearly Innovative’s glass chair mats have patented 1” beveled edges to avoid sharp points that could cause injury - which are perfect for hardwood and carpet floors.</w:t>
      </w:r>
    </w:p>
    <w:p w14:paraId="283863A6" w14:textId="77777777" w:rsidR="00745905" w:rsidRDefault="00000000">
      <w:pPr>
        <w:spacing w:after="200"/>
        <w:rPr>
          <w:rFonts w:ascii="Calibri" w:eastAsia="Calibri" w:hAnsi="Calibri" w:cs="Calibri"/>
        </w:rPr>
      </w:pPr>
      <w:r>
        <w:rPr>
          <w:rFonts w:ascii="Calibri" w:eastAsia="Calibri" w:hAnsi="Calibri" w:cs="Calibri"/>
        </w:rPr>
        <w:t>Users should exercise proper care and avoid dropping heavy objects on the mat – as this could potentially cause damage. It's also recommended to place the mat on a stable surface to prevent slipping. Lastly, always make sure to follow the manufacturer's weight capacity recommendations. Ours can withstand up to 1,000 pounds.</w:t>
      </w:r>
    </w:p>
    <w:p w14:paraId="1653ACE0" w14:textId="77777777" w:rsidR="00745905" w:rsidRDefault="00000000">
      <w:pPr>
        <w:pStyle w:val="Heading3"/>
        <w:spacing w:before="0" w:after="200"/>
        <w:rPr>
          <w:rFonts w:ascii="Calibri" w:eastAsia="Calibri" w:hAnsi="Calibri" w:cs="Calibri"/>
          <w:b/>
          <w:bCs/>
          <w:color w:val="034B7D"/>
        </w:rPr>
      </w:pPr>
      <w:bookmarkStart w:id="11" w:name="_jhculghgykxa" w:colFirst="0" w:colLast="0"/>
      <w:bookmarkEnd w:id="11"/>
      <w:r>
        <w:rPr>
          <w:rFonts w:ascii="Calibri" w:eastAsia="Calibri" w:hAnsi="Calibri" w:cs="Calibri"/>
          <w:b/>
          <w:bCs/>
          <w:color w:val="034B7D"/>
        </w:rPr>
        <w:t>Do glass chair mats crack?</w:t>
      </w:r>
    </w:p>
    <w:p w14:paraId="231BD17D" w14:textId="77777777" w:rsidR="00745905" w:rsidRDefault="00000000">
      <w:pPr>
        <w:spacing w:after="200"/>
        <w:rPr>
          <w:rFonts w:ascii="Calibri" w:eastAsia="Calibri" w:hAnsi="Calibri" w:cs="Calibri"/>
        </w:rPr>
      </w:pPr>
      <w:r>
        <w:rPr>
          <w:rFonts w:ascii="Calibri" w:eastAsia="Calibri" w:hAnsi="Calibri" w:cs="Calibri"/>
        </w:rPr>
        <w:t>Any material can crack under the right conditions – but tempered glass chair mats are designed to never crack under recommended use.</w:t>
      </w:r>
    </w:p>
    <w:p w14:paraId="7D406027" w14:textId="77777777" w:rsidR="00745905" w:rsidRDefault="00000000">
      <w:pPr>
        <w:spacing w:after="200"/>
        <w:rPr>
          <w:rFonts w:ascii="Calibri" w:eastAsia="Calibri" w:hAnsi="Calibri" w:cs="Calibri"/>
        </w:rPr>
      </w:pPr>
      <w:r>
        <w:rPr>
          <w:rFonts w:ascii="Calibri" w:eastAsia="Calibri" w:hAnsi="Calibri" w:cs="Calibri"/>
        </w:rPr>
        <w:t>Glass chair mats are built to withstand the weight and movement of an office chair indefinitely without cracking. However, extreme forces – like dropping a heavy object or exceeding weight capacity recommendations – may cause problems. As long as you’re using the glass chair mat as recommended, you should not run into any issues with cracking during normal use.</w:t>
      </w:r>
    </w:p>
    <w:p w14:paraId="29B5BDC4" w14:textId="77777777" w:rsidR="00745905" w:rsidRDefault="00000000">
      <w:pPr>
        <w:pStyle w:val="Heading3"/>
        <w:spacing w:before="0" w:after="200"/>
        <w:rPr>
          <w:rFonts w:ascii="Calibri" w:eastAsia="Calibri" w:hAnsi="Calibri" w:cs="Calibri"/>
          <w:b/>
          <w:bCs/>
          <w:color w:val="034B7D"/>
        </w:rPr>
      </w:pPr>
      <w:bookmarkStart w:id="12" w:name="_tj5r1s7ovcha" w:colFirst="0" w:colLast="0"/>
      <w:bookmarkEnd w:id="12"/>
      <w:r>
        <w:rPr>
          <w:rFonts w:ascii="Calibri" w:eastAsia="Calibri" w:hAnsi="Calibri" w:cs="Calibri"/>
          <w:b/>
          <w:bCs/>
          <w:color w:val="034B7D"/>
        </w:rPr>
        <w:t>Do glass chair mats break?</w:t>
      </w:r>
    </w:p>
    <w:p w14:paraId="3C3DDCF3" w14:textId="77777777" w:rsidR="00745905" w:rsidRDefault="00000000">
      <w:pPr>
        <w:spacing w:after="200"/>
        <w:rPr>
          <w:rFonts w:ascii="Calibri" w:eastAsia="Calibri" w:hAnsi="Calibri" w:cs="Calibri"/>
        </w:rPr>
      </w:pPr>
      <w:r>
        <w:rPr>
          <w:rFonts w:ascii="Calibri" w:eastAsia="Calibri" w:hAnsi="Calibri" w:cs="Calibri"/>
        </w:rPr>
        <w:t>They should not break under normal use. Our chair mats are made from ¼” thick tempered glass, which is four to five times stronger than regular glass. They’re designed to support up to 1,000 pounds and endure the daily movement of office chairs without issue.</w:t>
      </w:r>
    </w:p>
    <w:p w14:paraId="2C521A77" w14:textId="77777777" w:rsidR="00745905" w:rsidRDefault="00000000">
      <w:pPr>
        <w:spacing w:after="200"/>
        <w:rPr>
          <w:ins w:id="13" w:author="Alicia Han" w:date="2026-10-13T06:36:00Z"/>
          <w:rFonts w:ascii="Calibri" w:eastAsia="Calibri" w:hAnsi="Calibri" w:cs="Calibri"/>
        </w:rPr>
      </w:pPr>
      <w:r>
        <w:rPr>
          <w:rFonts w:ascii="Calibri" w:eastAsia="Calibri" w:hAnsi="Calibri" w:cs="Calibri"/>
        </w:rPr>
        <w:t>Plus, our patented beveled edge reduces the risk of chipping. If anything ever does happen, we back our mats with a lifetime warranty and a no-questions-asked replacement guarantee.</w:t>
      </w:r>
    </w:p>
    <w:p w14:paraId="64CE05F2" w14:textId="77777777" w:rsidR="00745905" w:rsidRPr="00745905" w:rsidRDefault="00000000">
      <w:pPr>
        <w:pStyle w:val="Heading3"/>
        <w:spacing w:before="0" w:after="200"/>
        <w:rPr>
          <w:ins w:id="14" w:author="Alicia Han" w:date="2026-10-13T06:36:00Z"/>
          <w:rFonts w:ascii="Calibri" w:eastAsia="Calibri" w:hAnsi="Calibri" w:cs="Calibri"/>
          <w:b/>
          <w:bCs/>
          <w:color w:val="034B7D"/>
          <w:rPrChange w:id="15" w:author="Alicia Han" w:date="2026-10-13T06:36:00Z">
            <w:rPr>
              <w:ins w:id="16" w:author="Alicia Han" w:date="2026-10-13T06:36:00Z"/>
              <w:rFonts w:ascii="Calibri" w:eastAsia="Calibri" w:hAnsi="Calibri" w:cs="Calibri"/>
            </w:rPr>
          </w:rPrChange>
        </w:rPr>
      </w:pPr>
      <w:bookmarkStart w:id="17" w:name="_enkaio32xunh" w:colFirst="0" w:colLast="0"/>
      <w:bookmarkEnd w:id="17"/>
      <w:ins w:id="18" w:author="Alicia Han" w:date="2026-10-13T06:36:00Z">
        <w:r>
          <w:rPr>
            <w:rFonts w:ascii="Calibri" w:eastAsia="Calibri" w:hAnsi="Calibri" w:cs="Calibri"/>
            <w:b/>
            <w:bCs/>
            <w:color w:val="034B7D"/>
            <w:rPrChange w:id="19" w:author="Alicia Han" w:date="2026-10-13T06:36:00Z">
              <w:rPr>
                <w:rFonts w:ascii="Calibri" w:eastAsia="Calibri" w:hAnsi="Calibri" w:cs="Calibri"/>
              </w:rPr>
            </w:rPrChange>
          </w:rPr>
          <w:t>How much does a glass chair mat weigh, and how do I unpack it?</w:t>
        </w:r>
      </w:ins>
    </w:p>
    <w:p w14:paraId="4EC6F007" w14:textId="77777777" w:rsidR="00745905" w:rsidRDefault="00000000">
      <w:pPr>
        <w:spacing w:after="200"/>
        <w:rPr>
          <w:ins w:id="20" w:author="Alicia Han" w:date="2026-10-13T06:36:00Z"/>
          <w:rFonts w:ascii="Calibri" w:eastAsia="Calibri" w:hAnsi="Calibri" w:cs="Calibri"/>
        </w:rPr>
      </w:pPr>
      <w:ins w:id="21" w:author="Alicia Han" w:date="2026-10-13T06:36:00Z">
        <w:r>
          <w:rPr>
            <w:rFonts w:ascii="Calibri" w:eastAsia="Calibri" w:hAnsi="Calibri" w:cs="Calibri"/>
          </w:rPr>
          <w:t>Our mats are quarter-inch tempered glass and are heavy by design. Unbox flat on the floor rather than on edge, lift with two people, and slide the mat into position rather than carrying it upright. Never set the mat down on a corner.</w:t>
        </w:r>
      </w:ins>
    </w:p>
    <w:p w14:paraId="40F31196" w14:textId="77777777" w:rsidR="00745905" w:rsidRPr="00745905" w:rsidRDefault="00000000">
      <w:pPr>
        <w:pStyle w:val="Heading3"/>
        <w:spacing w:before="0" w:after="200"/>
        <w:rPr>
          <w:ins w:id="22" w:author="Alicia Han" w:date="2026-10-13T06:36:00Z"/>
          <w:rFonts w:ascii="Calibri" w:eastAsia="Calibri" w:hAnsi="Calibri" w:cs="Calibri"/>
          <w:b/>
          <w:bCs/>
          <w:color w:val="034B7D"/>
          <w:rPrChange w:id="23" w:author="Alicia Han" w:date="2026-10-13T06:36:00Z">
            <w:rPr>
              <w:ins w:id="24" w:author="Alicia Han" w:date="2026-10-13T06:36:00Z"/>
              <w:rFonts w:ascii="Calibri" w:eastAsia="Calibri" w:hAnsi="Calibri" w:cs="Calibri"/>
            </w:rPr>
          </w:rPrChange>
        </w:rPr>
      </w:pPr>
      <w:bookmarkStart w:id="25" w:name="_s9o5213bz254" w:colFirst="0" w:colLast="0"/>
      <w:bookmarkEnd w:id="25"/>
      <w:ins w:id="26" w:author="Alicia Han" w:date="2026-10-13T06:36:00Z">
        <w:r>
          <w:rPr>
            <w:rFonts w:ascii="Calibri" w:eastAsia="Calibri" w:hAnsi="Calibri" w:cs="Calibri"/>
            <w:b/>
            <w:bCs/>
            <w:color w:val="034B7D"/>
            <w:rPrChange w:id="27" w:author="Alicia Han" w:date="2026-10-13T06:36:00Z">
              <w:rPr>
                <w:rFonts w:ascii="Calibri" w:eastAsia="Calibri" w:hAnsi="Calibri" w:cs="Calibri"/>
              </w:rPr>
            </w:rPrChange>
          </w:rPr>
          <w:t>Will a glass chair mat slide on a hardwood or tile floor?</w:t>
        </w:r>
      </w:ins>
    </w:p>
    <w:p w14:paraId="47F6878D" w14:textId="77777777" w:rsidR="00745905" w:rsidRDefault="00000000">
      <w:pPr>
        <w:spacing w:after="200"/>
        <w:rPr>
          <w:ins w:id="28" w:author="Alicia Han" w:date="2026-10-13T06:36:00Z"/>
          <w:rFonts w:ascii="Calibri" w:eastAsia="Calibri" w:hAnsi="Calibri" w:cs="Calibri"/>
        </w:rPr>
      </w:pPr>
      <w:ins w:id="29" w:author="Alicia Han" w:date="2026-10-13T06:36:00Z">
        <w:r>
          <w:rPr>
            <w:rFonts w:ascii="Calibri" w:eastAsia="Calibri" w:hAnsi="Calibri" w:cs="Calibri"/>
          </w:rPr>
          <w:t>No. Every mat ships with anti-slip grip pads on the underside that hold it in place on hard flooring without adhesive and without marking the floor.</w:t>
        </w:r>
      </w:ins>
    </w:p>
    <w:p w14:paraId="57BB00D1" w14:textId="77777777" w:rsidR="00745905" w:rsidRPr="00745905" w:rsidRDefault="00000000">
      <w:pPr>
        <w:pStyle w:val="Heading3"/>
        <w:spacing w:before="0" w:after="200"/>
        <w:rPr>
          <w:ins w:id="30" w:author="Alicia Han" w:date="2026-10-13T06:36:00Z"/>
          <w:rFonts w:ascii="Calibri" w:eastAsia="Calibri" w:hAnsi="Calibri" w:cs="Calibri"/>
          <w:b/>
          <w:bCs/>
          <w:color w:val="034B7D"/>
          <w:rPrChange w:id="31" w:author="Alicia Han" w:date="2026-10-13T06:36:00Z">
            <w:rPr>
              <w:ins w:id="32" w:author="Alicia Han" w:date="2026-10-13T06:36:00Z"/>
              <w:rFonts w:ascii="Calibri" w:eastAsia="Calibri" w:hAnsi="Calibri" w:cs="Calibri"/>
            </w:rPr>
          </w:rPrChange>
        </w:rPr>
      </w:pPr>
      <w:bookmarkStart w:id="33" w:name="_3s6mhm5m77cu" w:colFirst="0" w:colLast="0"/>
      <w:bookmarkEnd w:id="33"/>
      <w:ins w:id="34" w:author="Alicia Han" w:date="2026-10-13T06:36:00Z">
        <w:r>
          <w:rPr>
            <w:rFonts w:ascii="Calibri" w:eastAsia="Calibri" w:hAnsi="Calibri" w:cs="Calibri"/>
            <w:b/>
            <w:bCs/>
            <w:color w:val="034B7D"/>
            <w:rPrChange w:id="35" w:author="Alicia Han" w:date="2026-10-13T06:36:00Z">
              <w:rPr>
                <w:rFonts w:ascii="Calibri" w:eastAsia="Calibri" w:hAnsi="Calibri" w:cs="Calibri"/>
              </w:rPr>
            </w:rPrChange>
          </w:rPr>
          <w:lastRenderedPageBreak/>
          <w:t>Can the edge of a glass chair mat chip or shatter?</w:t>
        </w:r>
      </w:ins>
    </w:p>
    <w:p w14:paraId="3C1B2E8A" w14:textId="77777777" w:rsidR="00745905" w:rsidRDefault="00000000">
      <w:pPr>
        <w:spacing w:after="200"/>
        <w:rPr>
          <w:rFonts w:ascii="Calibri" w:eastAsia="Calibri" w:hAnsi="Calibri" w:cs="Calibri"/>
        </w:rPr>
      </w:pPr>
      <w:ins w:id="36" w:author="Alicia Han" w:date="2026-10-13T06:36:00Z">
        <w:r>
          <w:rPr>
            <w:rFonts w:ascii="Calibri" w:eastAsia="Calibri" w:hAnsi="Calibri" w:cs="Calibri"/>
          </w:rPr>
          <w:t>The 1-inch beveled edge removes the sharp corner that makes flat-cut glass vulnerable. Tempered glass is strongest across its face and weakest at the edge, which is why our patented bevel is ground and polished rather than left square. Avoid striking the edge directly with a heavy metal object.</w:t>
        </w:r>
      </w:ins>
    </w:p>
    <w:p w14:paraId="79D52B16" w14:textId="77777777" w:rsidR="00745905" w:rsidRDefault="00000000">
      <w:pPr>
        <w:pStyle w:val="Heading3"/>
        <w:spacing w:before="0" w:after="200"/>
        <w:rPr>
          <w:rFonts w:ascii="Calibri" w:eastAsia="Calibri" w:hAnsi="Calibri" w:cs="Calibri"/>
          <w:b/>
          <w:bCs/>
          <w:color w:val="034B7D"/>
        </w:rPr>
      </w:pPr>
      <w:bookmarkStart w:id="37" w:name="_nt4ag7674e4y" w:colFirst="0" w:colLast="0"/>
      <w:bookmarkEnd w:id="37"/>
      <w:r>
        <w:rPr>
          <w:rFonts w:ascii="Calibri" w:eastAsia="Calibri" w:hAnsi="Calibri" w:cs="Calibri"/>
          <w:b/>
          <w:bCs/>
          <w:color w:val="034B7D"/>
        </w:rPr>
        <w:t>How much weight can a glass chair mat hold?</w:t>
      </w:r>
    </w:p>
    <w:p w14:paraId="01E2EBB9" w14:textId="77777777" w:rsidR="00745905" w:rsidRDefault="00000000">
      <w:pPr>
        <w:spacing w:after="200"/>
        <w:rPr>
          <w:rFonts w:ascii="Calibri" w:eastAsia="Calibri" w:hAnsi="Calibri" w:cs="Calibri"/>
        </w:rPr>
      </w:pPr>
      <w:r>
        <w:rPr>
          <w:rFonts w:ascii="Calibri" w:eastAsia="Calibri" w:hAnsi="Calibri" w:cs="Calibri"/>
        </w:rPr>
        <w:t>The weight capacity of a glass desk chair mat may vary based on thickness. Do you need to be careful of the total weight applied to it? Generally speaking, tempered glass floor mats can support over 1000 pounds of weight, equivalent to several people.</w:t>
      </w:r>
    </w:p>
    <w:p w14:paraId="7979CE14" w14:textId="77777777" w:rsidR="00745905" w:rsidRDefault="00000000">
      <w:pPr>
        <w:spacing w:after="200"/>
        <w:rPr>
          <w:rFonts w:ascii="Calibri" w:eastAsia="Calibri" w:hAnsi="Calibri" w:cs="Calibri"/>
        </w:rPr>
      </w:pPr>
      <w:r>
        <w:rPr>
          <w:rFonts w:ascii="Calibri" w:eastAsia="Calibri" w:hAnsi="Calibri" w:cs="Calibri"/>
        </w:rPr>
        <w:t>This makes them ideal for nearly all types of office chairs and individuals. We do not recommend placing furniture on the edge of the Glass Chair Mat, however, furniture with non-metallic legs or slides can be set on our mats.</w:t>
      </w:r>
    </w:p>
    <w:p w14:paraId="50E3C61C" w14:textId="77777777" w:rsidR="00745905" w:rsidRDefault="00000000">
      <w:pPr>
        <w:pStyle w:val="Heading3"/>
        <w:spacing w:before="0" w:after="200"/>
        <w:rPr>
          <w:rFonts w:ascii="Calibri" w:eastAsia="Calibri" w:hAnsi="Calibri" w:cs="Calibri"/>
          <w:b/>
          <w:bCs/>
          <w:color w:val="034B7D"/>
        </w:rPr>
      </w:pPr>
      <w:bookmarkStart w:id="38" w:name="_rnthkxf4xm4m" w:colFirst="0" w:colLast="0"/>
      <w:bookmarkEnd w:id="38"/>
      <w:r>
        <w:rPr>
          <w:rFonts w:ascii="Calibri" w:eastAsia="Calibri" w:hAnsi="Calibri" w:cs="Calibri"/>
          <w:b/>
          <w:bCs/>
          <w:color w:val="034B7D"/>
        </w:rPr>
        <w:t>Can you roll off and on the glass chair mat without breaking it?</w:t>
      </w:r>
    </w:p>
    <w:p w14:paraId="4D33FFDB" w14:textId="77777777" w:rsidR="00745905" w:rsidRDefault="00000000">
      <w:pPr>
        <w:spacing w:after="200"/>
        <w:rPr>
          <w:rFonts w:ascii="Calibri" w:eastAsia="Calibri" w:hAnsi="Calibri" w:cs="Calibri"/>
        </w:rPr>
      </w:pPr>
      <w:r>
        <w:rPr>
          <w:rFonts w:ascii="Calibri" w:eastAsia="Calibri" w:hAnsi="Calibri" w:cs="Calibri"/>
        </w:rPr>
        <w:t xml:space="preserve">Yes. Unlike our competitors, we have a </w:t>
      </w:r>
      <w:hyperlink r:id="rId12">
        <w:r w:rsidR="00745905">
          <w:rPr>
            <w:rFonts w:ascii="Calibri" w:eastAsia="Calibri" w:hAnsi="Calibri" w:cs="Calibri"/>
            <w:color w:val="1155CC"/>
            <w:u w:val="single"/>
          </w:rPr>
          <w:t>patented 1″ beveled edge</w:t>
        </w:r>
      </w:hyperlink>
      <w:r>
        <w:rPr>
          <w:rFonts w:ascii="Calibri" w:eastAsia="Calibri" w:hAnsi="Calibri" w:cs="Calibri"/>
        </w:rPr>
        <w:t xml:space="preserve"> for even easier rolling on and off. Plus, it helps prevent any chipping on the edges and you won’t stub your toe or hit your shoe with the beveled edge lying flat on the floor.</w:t>
      </w:r>
    </w:p>
    <w:p w14:paraId="5EEB4CAC" w14:textId="77777777" w:rsidR="00745905" w:rsidRDefault="00000000">
      <w:pPr>
        <w:pStyle w:val="Heading3"/>
        <w:spacing w:before="0" w:after="200"/>
        <w:rPr>
          <w:rFonts w:ascii="Calibri" w:eastAsia="Calibri" w:hAnsi="Calibri" w:cs="Calibri"/>
          <w:b/>
          <w:bCs/>
          <w:color w:val="034B7D"/>
        </w:rPr>
      </w:pPr>
      <w:bookmarkStart w:id="39" w:name="_163s6areg3h" w:colFirst="0" w:colLast="0"/>
      <w:bookmarkEnd w:id="39"/>
      <w:r>
        <w:rPr>
          <w:rFonts w:ascii="Calibri" w:eastAsia="Calibri" w:hAnsi="Calibri" w:cs="Calibri"/>
          <w:b/>
          <w:bCs/>
          <w:color w:val="034B7D"/>
        </w:rPr>
        <w:t>Are tempered glass chair mats safe?</w:t>
      </w:r>
    </w:p>
    <w:p w14:paraId="03E953B4" w14:textId="77777777" w:rsidR="00745905" w:rsidRDefault="00000000">
      <w:pPr>
        <w:spacing w:after="200"/>
        <w:rPr>
          <w:rFonts w:ascii="Calibri" w:eastAsia="Calibri" w:hAnsi="Calibri" w:cs="Calibri"/>
        </w:rPr>
      </w:pPr>
      <w:r>
        <w:rPr>
          <w:rFonts w:ascii="Calibri" w:eastAsia="Calibri" w:hAnsi="Calibri" w:cs="Calibri"/>
        </w:rPr>
        <w:t>Yes — tempered glass is incredibly safe and strong. It's the same material used in car windows and shower doors. If a tempered glass mat were ever to be damaged, it’s designed to crumble into small, blunt fragments rather than sharp shards.</w:t>
      </w:r>
    </w:p>
    <w:p w14:paraId="293CE57A" w14:textId="77777777" w:rsidR="00745905" w:rsidRDefault="00000000">
      <w:pPr>
        <w:spacing w:after="200"/>
        <w:rPr>
          <w:rFonts w:ascii="Calibri" w:eastAsia="Calibri" w:hAnsi="Calibri" w:cs="Calibri"/>
        </w:rPr>
      </w:pPr>
      <w:r>
        <w:rPr>
          <w:rFonts w:ascii="Calibri" w:eastAsia="Calibri" w:hAnsi="Calibri" w:cs="Calibri"/>
        </w:rPr>
        <w:t>Clearly Innovative’s glass mats also include a patented 1" beveled edge for added safety and seamless rolling. They’re stable, durable, and perfect for hardwood, carpet, or any floor type.</w:t>
      </w:r>
    </w:p>
    <w:p w14:paraId="203C3EEE" w14:textId="77777777" w:rsidR="00745905" w:rsidRDefault="00000000">
      <w:pPr>
        <w:pStyle w:val="Heading3"/>
        <w:spacing w:before="0" w:after="200"/>
        <w:rPr>
          <w:rFonts w:ascii="Calibri" w:eastAsia="Calibri" w:hAnsi="Calibri" w:cs="Calibri"/>
          <w:b/>
          <w:bCs/>
          <w:color w:val="034B7D"/>
        </w:rPr>
      </w:pPr>
      <w:bookmarkStart w:id="40" w:name="_oftv9mtk71bx" w:colFirst="0" w:colLast="0"/>
      <w:bookmarkEnd w:id="40"/>
      <w:r>
        <w:rPr>
          <w:rFonts w:ascii="Calibri" w:eastAsia="Calibri" w:hAnsi="Calibri" w:cs="Calibri"/>
          <w:b/>
          <w:bCs/>
          <w:color w:val="034B7D"/>
        </w:rPr>
        <w:t>Will the glass chair mat stay in place?</w:t>
      </w:r>
    </w:p>
    <w:p w14:paraId="4247007C" w14:textId="77777777" w:rsidR="00745905" w:rsidRDefault="00000000">
      <w:pPr>
        <w:spacing w:after="200"/>
        <w:rPr>
          <w:rFonts w:ascii="Calibri" w:eastAsia="Calibri" w:hAnsi="Calibri" w:cs="Calibri"/>
        </w:rPr>
      </w:pPr>
      <w:r>
        <w:rPr>
          <w:rFonts w:ascii="Calibri" w:eastAsia="Calibri" w:hAnsi="Calibri" w:cs="Calibri"/>
        </w:rPr>
        <w:t>Yes. Our Glass Chair Mat weighs almost 3.2 lbs per square foot. A 46″ square Glass Chair Mat weighs about 47 pounds and moves very little (if at all) in normal use. Plastic holding disks and Velcro tabs are included with every mat should you need them.</w:t>
      </w:r>
    </w:p>
    <w:p w14:paraId="38EA6E96" w14:textId="77777777" w:rsidR="00745905" w:rsidRDefault="00000000">
      <w:pPr>
        <w:pStyle w:val="Heading3"/>
        <w:spacing w:before="0" w:after="200"/>
        <w:rPr>
          <w:rFonts w:ascii="Calibri" w:eastAsia="Calibri" w:hAnsi="Calibri" w:cs="Calibri"/>
          <w:b/>
          <w:bCs/>
          <w:color w:val="034B7D"/>
        </w:rPr>
      </w:pPr>
      <w:bookmarkStart w:id="41" w:name="_tp1jtqs2ns77" w:colFirst="0" w:colLast="0"/>
      <w:bookmarkEnd w:id="41"/>
      <w:r>
        <w:rPr>
          <w:rFonts w:ascii="Calibri" w:eastAsia="Calibri" w:hAnsi="Calibri" w:cs="Calibri"/>
          <w:b/>
          <w:bCs/>
          <w:color w:val="034B7D"/>
        </w:rPr>
        <w:t>What type of glass are your chair mats made of?</w:t>
      </w:r>
    </w:p>
    <w:p w14:paraId="14A14CA8" w14:textId="77777777" w:rsidR="00745905" w:rsidRDefault="00000000">
      <w:pPr>
        <w:spacing w:after="200"/>
        <w:rPr>
          <w:rFonts w:ascii="Calibri" w:eastAsia="Calibri" w:hAnsi="Calibri" w:cs="Calibri"/>
        </w:rPr>
      </w:pPr>
      <w:r>
        <w:rPr>
          <w:rFonts w:ascii="Calibri" w:eastAsia="Calibri" w:hAnsi="Calibri" w:cs="Calibri"/>
        </w:rPr>
        <w:t>Our Glass Chair Mat is made of 1/4-inch-thick tempered glass, prepared to our unique patented specifications. Tempered glass is four to five times stronger than regular glass, able to withstand 1,000’s of pounds.</w:t>
      </w:r>
    </w:p>
    <w:p w14:paraId="0B068C8C" w14:textId="77777777" w:rsidR="00745905" w:rsidRDefault="00000000">
      <w:pPr>
        <w:pStyle w:val="Heading3"/>
        <w:spacing w:before="0" w:after="200"/>
        <w:rPr>
          <w:rFonts w:ascii="Calibri" w:eastAsia="Calibri" w:hAnsi="Calibri" w:cs="Calibri"/>
          <w:b/>
          <w:bCs/>
          <w:color w:val="034B7D"/>
        </w:rPr>
      </w:pPr>
      <w:bookmarkStart w:id="42" w:name="_p9ao8fs1adxy" w:colFirst="0" w:colLast="0"/>
      <w:bookmarkEnd w:id="42"/>
      <w:r>
        <w:rPr>
          <w:rFonts w:ascii="Calibri" w:eastAsia="Calibri" w:hAnsi="Calibri" w:cs="Calibri"/>
          <w:b/>
          <w:bCs/>
          <w:color w:val="034B7D"/>
        </w:rPr>
        <w:t>Are glass chair mats eco-friendly?</w:t>
      </w:r>
    </w:p>
    <w:p w14:paraId="154A7D3A" w14:textId="77777777" w:rsidR="00745905" w:rsidRDefault="00000000">
      <w:pPr>
        <w:spacing w:after="200"/>
        <w:rPr>
          <w:rFonts w:ascii="Calibri" w:eastAsia="Calibri" w:hAnsi="Calibri" w:cs="Calibri"/>
        </w:rPr>
      </w:pPr>
      <w:r>
        <w:rPr>
          <w:rFonts w:ascii="Calibri" w:eastAsia="Calibri" w:hAnsi="Calibri" w:cs="Calibri"/>
        </w:rPr>
        <w:t>Certainly! Our glass chair mats are made from natural, renewable Silica Sand, which is odorless, BPA-free, and Phthalate-free. Unlike many vinyl alternatives, this ensures an eco-friendly manufacturing process that promotes sustainability and reduces environmental harm.</w:t>
      </w:r>
    </w:p>
    <w:p w14:paraId="65B2CD8B" w14:textId="77777777" w:rsidR="00745905" w:rsidRDefault="00000000">
      <w:pPr>
        <w:pStyle w:val="Heading2"/>
        <w:spacing w:before="0" w:after="200"/>
        <w:rPr>
          <w:rFonts w:ascii="Calibri" w:eastAsia="Calibri" w:hAnsi="Calibri" w:cs="Calibri"/>
          <w:b/>
          <w:bCs/>
          <w:color w:val="034B7D"/>
        </w:rPr>
      </w:pPr>
      <w:bookmarkStart w:id="43" w:name="_lrbd1pk76p5t" w:colFirst="0" w:colLast="0"/>
      <w:bookmarkEnd w:id="43"/>
      <w:r>
        <w:rPr>
          <w:rFonts w:ascii="Calibri" w:eastAsia="Calibri" w:hAnsi="Calibri" w:cs="Calibri"/>
          <w:b/>
          <w:bCs/>
          <w:color w:val="034B7D"/>
        </w:rPr>
        <w:lastRenderedPageBreak/>
        <w:t>Buying Guide</w:t>
      </w:r>
    </w:p>
    <w:p w14:paraId="17844589" w14:textId="77777777" w:rsidR="00745905" w:rsidRDefault="00000000">
      <w:pPr>
        <w:pStyle w:val="Heading3"/>
        <w:spacing w:before="0" w:after="200"/>
        <w:rPr>
          <w:rFonts w:ascii="Calibri" w:eastAsia="Calibri" w:hAnsi="Calibri" w:cs="Calibri"/>
          <w:b/>
          <w:bCs/>
          <w:color w:val="034B7D"/>
        </w:rPr>
      </w:pPr>
      <w:bookmarkStart w:id="44" w:name="_2rifcrryv1m" w:colFirst="0" w:colLast="0"/>
      <w:bookmarkEnd w:id="44"/>
      <w:r>
        <w:rPr>
          <w:rFonts w:ascii="Calibri" w:eastAsia="Calibri" w:hAnsi="Calibri" w:cs="Calibri"/>
          <w:b/>
          <w:bCs/>
          <w:color w:val="034B7D"/>
        </w:rPr>
        <w:t>Will a glass chair mat scratch my floor?</w:t>
      </w:r>
    </w:p>
    <w:p w14:paraId="486C4BCC" w14:textId="77777777" w:rsidR="00745905" w:rsidRDefault="00000000">
      <w:pPr>
        <w:spacing w:after="200"/>
        <w:rPr>
          <w:rFonts w:ascii="Calibri" w:eastAsia="Calibri" w:hAnsi="Calibri" w:cs="Calibri"/>
        </w:rPr>
      </w:pPr>
      <w:r>
        <w:rPr>
          <w:rFonts w:ascii="Calibri" w:eastAsia="Calibri" w:hAnsi="Calibri" w:cs="Calibri"/>
        </w:rPr>
        <w:t>A glass desk floor mat is specially designed to protect the floor from scratches. The bottom of the mat is generally smooth and is made to rest flat without causing damage. During installation, it’s very important to place the mat carefully without dragging it. You may consider adding the provided plastic holding discs under the mat as well.</w:t>
      </w:r>
    </w:p>
    <w:p w14:paraId="7DA49F55" w14:textId="77777777" w:rsidR="00745905" w:rsidRDefault="00000000">
      <w:pPr>
        <w:spacing w:after="200"/>
        <w:rPr>
          <w:rFonts w:ascii="Calibri" w:eastAsia="Calibri" w:hAnsi="Calibri" w:cs="Calibri"/>
        </w:rPr>
      </w:pPr>
      <w:r>
        <w:rPr>
          <w:rFonts w:ascii="Calibri" w:eastAsia="Calibri" w:hAnsi="Calibri" w:cs="Calibri"/>
        </w:rPr>
        <w:t>It’s best to keep the underside of the glass mat free of debris, as this could potentially scratch the floor if trapped underneath.</w:t>
      </w:r>
    </w:p>
    <w:p w14:paraId="2F8171FF" w14:textId="77777777" w:rsidR="00745905" w:rsidRDefault="00000000">
      <w:pPr>
        <w:pStyle w:val="Heading3"/>
        <w:spacing w:before="0" w:after="200"/>
        <w:rPr>
          <w:rFonts w:ascii="Calibri" w:eastAsia="Calibri" w:hAnsi="Calibri" w:cs="Calibri"/>
          <w:b/>
          <w:bCs/>
          <w:color w:val="034B7D"/>
        </w:rPr>
      </w:pPr>
      <w:bookmarkStart w:id="45" w:name="_jtrxmff8oeva" w:colFirst="0" w:colLast="0"/>
      <w:bookmarkEnd w:id="45"/>
      <w:r>
        <w:rPr>
          <w:rFonts w:ascii="Calibri" w:eastAsia="Calibri" w:hAnsi="Calibri" w:cs="Calibri"/>
          <w:b/>
          <w:bCs/>
          <w:color w:val="034B7D"/>
        </w:rPr>
        <w:t>Will a glass chair mat work on hardwood floors?</w:t>
      </w:r>
    </w:p>
    <w:p w14:paraId="13FF0FB1" w14:textId="77777777" w:rsidR="00745905" w:rsidRDefault="00000000">
      <w:pPr>
        <w:spacing w:after="200"/>
        <w:rPr>
          <w:rFonts w:ascii="Calibri" w:eastAsia="Calibri" w:hAnsi="Calibri" w:cs="Calibri"/>
        </w:rPr>
      </w:pPr>
      <w:r>
        <w:rPr>
          <w:rFonts w:ascii="Calibri" w:eastAsia="Calibri" w:hAnsi="Calibri" w:cs="Calibri"/>
        </w:rPr>
        <w:t xml:space="preserve">Yes. Glass Chair Mats are an excellent choice to protect </w:t>
      </w:r>
      <w:hyperlink r:id="rId13">
        <w:r w:rsidR="00745905">
          <w:rPr>
            <w:rFonts w:ascii="Calibri" w:eastAsia="Calibri" w:hAnsi="Calibri" w:cs="Calibri"/>
            <w:color w:val="1155CC"/>
            <w:u w:val="single"/>
          </w:rPr>
          <w:t>fine wood floors</w:t>
        </w:r>
      </w:hyperlink>
      <w:r>
        <w:rPr>
          <w:rFonts w:ascii="Calibri" w:eastAsia="Calibri" w:hAnsi="Calibri" w:cs="Calibri"/>
        </w:rPr>
        <w:t xml:space="preserve"> from scratching while allowing the beauty of the floor to show through.</w:t>
      </w:r>
    </w:p>
    <w:p w14:paraId="3B09BACA" w14:textId="77777777" w:rsidR="00745905" w:rsidRDefault="00000000">
      <w:pPr>
        <w:pStyle w:val="Heading3"/>
        <w:spacing w:before="0" w:after="200"/>
        <w:rPr>
          <w:rFonts w:ascii="Calibri" w:eastAsia="Calibri" w:hAnsi="Calibri" w:cs="Calibri"/>
          <w:b/>
          <w:bCs/>
          <w:color w:val="034B7D"/>
        </w:rPr>
      </w:pPr>
      <w:bookmarkStart w:id="46" w:name="_of1obiiwww8v" w:colFirst="0" w:colLast="0"/>
      <w:bookmarkEnd w:id="46"/>
      <w:r>
        <w:rPr>
          <w:rFonts w:ascii="Calibri" w:eastAsia="Calibri" w:hAnsi="Calibri" w:cs="Calibri"/>
          <w:b/>
          <w:bCs/>
          <w:color w:val="034B7D"/>
        </w:rPr>
        <w:t>I have a high-piled carpet, and my plastic cracking mats crack all the time. Can I use your product?</w:t>
      </w:r>
    </w:p>
    <w:p w14:paraId="7F4FA7C7" w14:textId="77777777" w:rsidR="00745905" w:rsidRDefault="00000000">
      <w:pPr>
        <w:spacing w:after="200"/>
        <w:rPr>
          <w:rFonts w:ascii="Calibri" w:eastAsia="Calibri" w:hAnsi="Calibri" w:cs="Calibri"/>
        </w:rPr>
      </w:pPr>
      <w:r>
        <w:rPr>
          <w:rFonts w:ascii="Calibri" w:eastAsia="Calibri" w:hAnsi="Calibri" w:cs="Calibri"/>
        </w:rPr>
        <w:t>Absolutely. Glass chair mats are an ideal solution for protecting your carpet from wear caused by chair wheels. They prevent damage by evenly distributing weight, preserving the look and lifespan of your carpet while providing a smooth, ergonomic surface for easy chair movement.</w:t>
      </w:r>
    </w:p>
    <w:p w14:paraId="2DE479AD" w14:textId="77777777" w:rsidR="00745905" w:rsidRDefault="00000000">
      <w:pPr>
        <w:pStyle w:val="Heading3"/>
        <w:spacing w:before="0" w:after="200"/>
        <w:rPr>
          <w:rFonts w:ascii="Calibri" w:eastAsia="Calibri" w:hAnsi="Calibri" w:cs="Calibri"/>
          <w:b/>
          <w:bCs/>
          <w:color w:val="034B7D"/>
        </w:rPr>
      </w:pPr>
      <w:bookmarkStart w:id="47" w:name="_mhctyoed7k25" w:colFirst="0" w:colLast="0"/>
      <w:bookmarkEnd w:id="47"/>
      <w:r>
        <w:rPr>
          <w:rFonts w:ascii="Calibri" w:eastAsia="Calibri" w:hAnsi="Calibri" w:cs="Calibri"/>
          <w:b/>
          <w:bCs/>
          <w:color w:val="034B7D"/>
        </w:rPr>
        <w:t>Will the glass chair mat scratch?</w:t>
      </w:r>
    </w:p>
    <w:p w14:paraId="311CA968" w14:textId="77777777" w:rsidR="00745905" w:rsidRDefault="00000000">
      <w:pPr>
        <w:spacing w:after="200"/>
        <w:rPr>
          <w:rFonts w:ascii="Calibri" w:eastAsia="Calibri" w:hAnsi="Calibri" w:cs="Calibri"/>
        </w:rPr>
      </w:pPr>
      <w:r>
        <w:rPr>
          <w:rFonts w:ascii="Calibri" w:eastAsia="Calibri" w:hAnsi="Calibri" w:cs="Calibri"/>
        </w:rPr>
        <w:t>Clearly Innovative Glass Chair Mats are exceptionally strong, durable, and designed for long-lasting everyday use. However, it can scratch if grit, like sand, is tracked onto the mat and left under the chair rollers. A simple occasional dusting will prevent this.</w:t>
      </w:r>
    </w:p>
    <w:p w14:paraId="339BC02A" w14:textId="77777777" w:rsidR="00745905" w:rsidRDefault="00000000">
      <w:pPr>
        <w:pStyle w:val="Heading3"/>
        <w:spacing w:before="0" w:after="200"/>
        <w:rPr>
          <w:rFonts w:ascii="Calibri" w:eastAsia="Calibri" w:hAnsi="Calibri" w:cs="Calibri"/>
          <w:b/>
          <w:bCs/>
          <w:color w:val="034B7D"/>
        </w:rPr>
      </w:pPr>
      <w:bookmarkStart w:id="48" w:name="_o60f0cwtp7np" w:colFirst="0" w:colLast="0"/>
      <w:bookmarkEnd w:id="48"/>
      <w:r>
        <w:rPr>
          <w:rFonts w:ascii="Calibri" w:eastAsia="Calibri" w:hAnsi="Calibri" w:cs="Calibri"/>
          <w:b/>
          <w:bCs/>
          <w:color w:val="034B7D"/>
        </w:rPr>
        <w:t xml:space="preserve">Is a glass chair mat worth it?  </w:t>
      </w:r>
    </w:p>
    <w:p w14:paraId="7927ECBD" w14:textId="77777777" w:rsidR="00745905" w:rsidRDefault="00000000">
      <w:pPr>
        <w:spacing w:after="200"/>
        <w:rPr>
          <w:rFonts w:ascii="Calibri" w:eastAsia="Calibri" w:hAnsi="Calibri" w:cs="Calibri"/>
        </w:rPr>
      </w:pPr>
      <w:r>
        <w:rPr>
          <w:rFonts w:ascii="Calibri" w:eastAsia="Calibri" w:hAnsi="Calibri" w:cs="Calibri"/>
        </w:rPr>
        <w:t>This answer depends on how much you use your office space. If you work full-time, you are spending a good portion of your life sitting at your desk – meaning your office floor mat will take a beating.</w:t>
      </w:r>
    </w:p>
    <w:p w14:paraId="0BB1F491" w14:textId="77777777" w:rsidR="00745905" w:rsidRDefault="00000000">
      <w:pPr>
        <w:spacing w:after="200"/>
        <w:rPr>
          <w:rFonts w:ascii="Calibri" w:eastAsia="Calibri" w:hAnsi="Calibri" w:cs="Calibri"/>
        </w:rPr>
      </w:pPr>
      <w:r>
        <w:rPr>
          <w:rFonts w:ascii="Calibri" w:eastAsia="Calibri" w:hAnsi="Calibri" w:cs="Calibri"/>
        </w:rPr>
        <w:t>Materials like plastic, bamboo, and vinyl tend to give out after heavy, continuous use. The cheaper plastic mats only last for a few months before they begin to scratch, crack, and develop ruts.</w:t>
      </w:r>
    </w:p>
    <w:p w14:paraId="4500135A" w14:textId="77777777" w:rsidR="00745905" w:rsidRDefault="00000000">
      <w:pPr>
        <w:spacing w:after="200"/>
        <w:rPr>
          <w:rFonts w:ascii="Calibri" w:eastAsia="Calibri" w:hAnsi="Calibri" w:cs="Calibri"/>
        </w:rPr>
      </w:pPr>
      <w:r>
        <w:rPr>
          <w:rFonts w:ascii="Calibri" w:eastAsia="Calibri" w:hAnsi="Calibri" w:cs="Calibri"/>
        </w:rPr>
        <w:t xml:space="preserve">A tempered glass floor mat will not degrade over time – even with heavy use. While the upfront cost can be higher than other materials, you’ll never have to replace it (with proper use). For many people, this makes </w:t>
      </w:r>
      <w:hyperlink r:id="rId14">
        <w:r w:rsidR="00745905">
          <w:rPr>
            <w:rFonts w:ascii="Calibri" w:eastAsia="Calibri" w:hAnsi="Calibri" w:cs="Calibri"/>
            <w:color w:val="1155CC"/>
            <w:u w:val="single"/>
          </w:rPr>
          <w:t>investing in a glass chair mat</w:t>
        </w:r>
      </w:hyperlink>
      <w:r>
        <w:rPr>
          <w:rFonts w:ascii="Calibri" w:eastAsia="Calibri" w:hAnsi="Calibri" w:cs="Calibri"/>
        </w:rPr>
        <w:t xml:space="preserve"> worth it.</w:t>
      </w:r>
    </w:p>
    <w:p w14:paraId="2EF331C6" w14:textId="77777777" w:rsidR="00745905" w:rsidRDefault="00000000">
      <w:pPr>
        <w:pStyle w:val="Heading3"/>
        <w:spacing w:before="0" w:after="200"/>
        <w:rPr>
          <w:rFonts w:ascii="Calibri" w:eastAsia="Calibri" w:hAnsi="Calibri" w:cs="Calibri"/>
          <w:b/>
          <w:bCs/>
          <w:color w:val="034B7D"/>
        </w:rPr>
      </w:pPr>
      <w:bookmarkStart w:id="49" w:name="_u1dumki8qoc6" w:colFirst="0" w:colLast="0"/>
      <w:bookmarkEnd w:id="49"/>
      <w:r>
        <w:rPr>
          <w:rFonts w:ascii="Calibri" w:eastAsia="Calibri" w:hAnsi="Calibri" w:cs="Calibri"/>
          <w:b/>
          <w:bCs/>
          <w:color w:val="034B7D"/>
        </w:rPr>
        <w:t>Are glass chair mats good?</w:t>
      </w:r>
    </w:p>
    <w:p w14:paraId="42C936BF" w14:textId="77777777" w:rsidR="00745905" w:rsidRDefault="00000000">
      <w:pPr>
        <w:spacing w:after="200"/>
        <w:rPr>
          <w:rFonts w:ascii="Calibri" w:eastAsia="Calibri" w:hAnsi="Calibri" w:cs="Calibri"/>
        </w:rPr>
      </w:pPr>
      <w:r>
        <w:rPr>
          <w:rFonts w:ascii="Calibri" w:eastAsia="Calibri" w:hAnsi="Calibri" w:cs="Calibri"/>
        </w:rPr>
        <w:t>Absolutely. Glass chair mats are a premium upgrade over plastic alternatives. They provide a smooth, ergonomic rolling experience and protect all types of flooring from wear and tear.</w:t>
      </w:r>
    </w:p>
    <w:p w14:paraId="3C46119B" w14:textId="77777777" w:rsidR="00745905" w:rsidRDefault="00000000">
      <w:pPr>
        <w:spacing w:after="200"/>
        <w:rPr>
          <w:rFonts w:ascii="Calibri" w:eastAsia="Calibri" w:hAnsi="Calibri" w:cs="Calibri"/>
        </w:rPr>
      </w:pPr>
      <w:r>
        <w:rPr>
          <w:rFonts w:ascii="Calibri" w:eastAsia="Calibri" w:hAnsi="Calibri" w:cs="Calibri"/>
        </w:rPr>
        <w:lastRenderedPageBreak/>
        <w:t>Clearly Innovative’s tempered glass mats are crystal-clear, built for heavy use, and won't crack, curl, or turn yellow like plastic. Once you go glass, plastic becomes a thing of the past.</w:t>
      </w:r>
    </w:p>
    <w:p w14:paraId="671E4771" w14:textId="77777777" w:rsidR="00745905" w:rsidRDefault="00000000">
      <w:pPr>
        <w:pStyle w:val="Heading3"/>
        <w:spacing w:before="0" w:after="200"/>
        <w:rPr>
          <w:rFonts w:ascii="Calibri" w:eastAsia="Calibri" w:hAnsi="Calibri" w:cs="Calibri"/>
          <w:b/>
          <w:bCs/>
          <w:color w:val="034B7D"/>
        </w:rPr>
      </w:pPr>
      <w:bookmarkStart w:id="50" w:name="_v3uspwfrq34z" w:colFirst="0" w:colLast="0"/>
      <w:bookmarkEnd w:id="50"/>
      <w:r>
        <w:rPr>
          <w:rFonts w:ascii="Calibri" w:eastAsia="Calibri" w:hAnsi="Calibri" w:cs="Calibri"/>
          <w:b/>
          <w:bCs/>
          <w:color w:val="034B7D"/>
        </w:rPr>
        <w:t>What is the best thickness for a glass chair mat?</w:t>
      </w:r>
    </w:p>
    <w:p w14:paraId="0FA7959E" w14:textId="77777777" w:rsidR="00745905" w:rsidRDefault="00000000">
      <w:pPr>
        <w:spacing w:after="200"/>
        <w:rPr>
          <w:rFonts w:ascii="Calibri" w:eastAsia="Calibri" w:hAnsi="Calibri" w:cs="Calibri"/>
        </w:rPr>
      </w:pPr>
      <w:r>
        <w:rPr>
          <w:rFonts w:ascii="Calibri" w:eastAsia="Calibri" w:hAnsi="Calibri" w:cs="Calibri"/>
        </w:rPr>
        <w:t>The “best” thickness for a glass floor mat depends on several factors – including the type of flooring it will be used on and the weight it will need to support.</w:t>
      </w:r>
    </w:p>
    <w:p w14:paraId="2B238087" w14:textId="77777777" w:rsidR="00745905" w:rsidRDefault="00000000">
      <w:pPr>
        <w:spacing w:after="200"/>
        <w:rPr>
          <w:rFonts w:ascii="Calibri" w:eastAsia="Calibri" w:hAnsi="Calibri" w:cs="Calibri"/>
        </w:rPr>
      </w:pPr>
      <w:r>
        <w:rPr>
          <w:rFonts w:ascii="Calibri" w:eastAsia="Calibri" w:hAnsi="Calibri" w:cs="Calibri"/>
        </w:rPr>
        <w:t>At Clearly Innovative, our glass chair mats are ¼” thick and are ideal for any floor type, and have a weight capacity of up to 1,000 lbs.</w:t>
      </w:r>
    </w:p>
    <w:p w14:paraId="0C068261" w14:textId="77777777" w:rsidR="00745905" w:rsidRDefault="00000000">
      <w:pPr>
        <w:pStyle w:val="Heading3"/>
        <w:spacing w:before="0" w:after="200"/>
        <w:rPr>
          <w:rFonts w:ascii="Calibri" w:eastAsia="Calibri" w:hAnsi="Calibri" w:cs="Calibri"/>
          <w:b/>
          <w:bCs/>
          <w:color w:val="034B7D"/>
        </w:rPr>
      </w:pPr>
      <w:bookmarkStart w:id="51" w:name="_abaryekqxfqa" w:colFirst="0" w:colLast="0"/>
      <w:bookmarkEnd w:id="51"/>
      <w:r>
        <w:rPr>
          <w:rFonts w:ascii="Calibri" w:eastAsia="Calibri" w:hAnsi="Calibri" w:cs="Calibri"/>
          <w:b/>
          <w:bCs/>
          <w:color w:val="034B7D"/>
        </w:rPr>
        <w:t>How do I choose the right glass chair mat for my needs?</w:t>
      </w:r>
    </w:p>
    <w:p w14:paraId="70C473B7" w14:textId="77777777" w:rsidR="00745905" w:rsidRDefault="00745905">
      <w:pPr>
        <w:spacing w:after="200"/>
        <w:rPr>
          <w:rFonts w:ascii="Calibri" w:eastAsia="Calibri" w:hAnsi="Calibri" w:cs="Calibri"/>
        </w:rPr>
      </w:pPr>
      <w:hyperlink r:id="rId15">
        <w:r>
          <w:rPr>
            <w:rFonts w:ascii="Calibri" w:eastAsia="Calibri" w:hAnsi="Calibri" w:cs="Calibri"/>
            <w:color w:val="1155CC"/>
            <w:u w:val="single"/>
          </w:rPr>
          <w:t>Choosing the right glass chair mat</w:t>
        </w:r>
      </w:hyperlink>
      <w:r w:rsidR="00000000">
        <w:rPr>
          <w:rFonts w:ascii="Calibri" w:eastAsia="Calibri" w:hAnsi="Calibri" w:cs="Calibri"/>
        </w:rPr>
        <w:t xml:space="preserve"> involves several different factors.</w:t>
      </w:r>
    </w:p>
    <w:p w14:paraId="3B982153" w14:textId="77777777" w:rsidR="00745905" w:rsidRDefault="00000000">
      <w:pPr>
        <w:spacing w:after="200"/>
        <w:rPr>
          <w:rFonts w:ascii="Calibri" w:eastAsia="Calibri" w:hAnsi="Calibri" w:cs="Calibri"/>
        </w:rPr>
      </w:pPr>
      <w:r>
        <w:rPr>
          <w:rFonts w:ascii="Calibri" w:eastAsia="Calibri" w:hAnsi="Calibri" w:cs="Calibri"/>
        </w:rPr>
        <w:t>For one, you’ll need to measure your workspace to understand the appropriate size of the mat to fit comfortably and provide enough room for movement.</w:t>
      </w:r>
    </w:p>
    <w:p w14:paraId="56435214" w14:textId="77777777" w:rsidR="00745905" w:rsidRDefault="00000000">
      <w:pPr>
        <w:spacing w:after="200"/>
        <w:rPr>
          <w:rFonts w:ascii="Calibri" w:eastAsia="Calibri" w:hAnsi="Calibri" w:cs="Calibri"/>
        </w:rPr>
      </w:pPr>
      <w:r>
        <w:rPr>
          <w:rFonts w:ascii="Calibri" w:eastAsia="Calibri" w:hAnsi="Calibri" w:cs="Calibri"/>
        </w:rPr>
        <w:t>Second, consider the mat's edges. Purchasing a glass floor with 1” beveled edges is ideal to avoid injuries and make moving on and off the mat seamless.</w:t>
      </w:r>
    </w:p>
    <w:p w14:paraId="6FB0BCCD" w14:textId="77777777" w:rsidR="00745905" w:rsidRDefault="00000000">
      <w:pPr>
        <w:spacing w:after="200"/>
        <w:rPr>
          <w:rFonts w:ascii="Calibri" w:eastAsia="Calibri" w:hAnsi="Calibri" w:cs="Calibri"/>
        </w:rPr>
      </w:pPr>
      <w:r>
        <w:rPr>
          <w:rFonts w:ascii="Calibri" w:eastAsia="Calibri" w:hAnsi="Calibri" w:cs="Calibri"/>
        </w:rPr>
        <w:t>Lastly, consider the aesthetics of your workspace and make sure it complements the decor. Fortunately, the clear, neutral appearance of most glass office chair mats will fit any décor style.</w:t>
      </w:r>
    </w:p>
    <w:p w14:paraId="6A48081F" w14:textId="77777777" w:rsidR="00745905" w:rsidRDefault="00000000">
      <w:pPr>
        <w:pStyle w:val="Heading3"/>
        <w:spacing w:before="0" w:after="200"/>
        <w:rPr>
          <w:rFonts w:ascii="Calibri" w:eastAsia="Calibri" w:hAnsi="Calibri" w:cs="Calibri"/>
          <w:b/>
          <w:bCs/>
          <w:color w:val="034B7D"/>
        </w:rPr>
      </w:pPr>
      <w:bookmarkStart w:id="52" w:name="_mw19lyb4ibi5" w:colFirst="0" w:colLast="0"/>
      <w:bookmarkEnd w:id="52"/>
      <w:r>
        <w:rPr>
          <w:rFonts w:ascii="Calibri" w:eastAsia="Calibri" w:hAnsi="Calibri" w:cs="Calibri"/>
          <w:b/>
          <w:bCs/>
          <w:color w:val="034B7D"/>
        </w:rPr>
        <w:t>How do Clearly Innovative's chair casters work with a glass chair mat?</w:t>
      </w:r>
    </w:p>
    <w:p w14:paraId="686C6CA5" w14:textId="77777777" w:rsidR="00745905" w:rsidRDefault="00000000">
      <w:pPr>
        <w:spacing w:after="200"/>
        <w:rPr>
          <w:rFonts w:ascii="Calibri" w:eastAsia="Calibri" w:hAnsi="Calibri" w:cs="Calibri"/>
        </w:rPr>
      </w:pPr>
      <w:r>
        <w:rPr>
          <w:rFonts w:ascii="Calibri" w:eastAsia="Calibri" w:hAnsi="Calibri" w:cs="Calibri"/>
        </w:rPr>
        <w:t xml:space="preserve">Clearly Innovative’s </w:t>
      </w:r>
      <w:hyperlink r:id="rId16">
        <w:r w:rsidR="00745905">
          <w:rPr>
            <w:rFonts w:ascii="Calibri" w:eastAsia="Calibri" w:hAnsi="Calibri" w:cs="Calibri"/>
            <w:color w:val="1155CC"/>
            <w:u w:val="single"/>
          </w:rPr>
          <w:t>chair casters</w:t>
        </w:r>
      </w:hyperlink>
      <w:r>
        <w:rPr>
          <w:rFonts w:ascii="Calibri" w:eastAsia="Calibri" w:hAnsi="Calibri" w:cs="Calibri"/>
        </w:rPr>
        <w:t xml:space="preserve"> are designed to pair seamlessly with glass chair mats, offering smooth, silent rolling with precision bearings and durable rubber treads.</w:t>
      </w:r>
    </w:p>
    <w:p w14:paraId="2290D88D" w14:textId="77777777" w:rsidR="00745905" w:rsidRDefault="00000000">
      <w:pPr>
        <w:spacing w:after="200"/>
        <w:rPr>
          <w:rFonts w:ascii="Calibri" w:eastAsia="Calibri" w:hAnsi="Calibri" w:cs="Calibri"/>
        </w:rPr>
      </w:pPr>
      <w:r>
        <w:rPr>
          <w:rFonts w:ascii="Calibri" w:eastAsia="Calibri" w:hAnsi="Calibri" w:cs="Calibri"/>
        </w:rPr>
        <w:t>Together, they provide an effortless glide that reduces strain and enhances your workspace experience, while protecting both the mat and your floors from damage.</w:t>
      </w:r>
    </w:p>
    <w:p w14:paraId="29D04E33" w14:textId="77777777" w:rsidR="00745905" w:rsidRDefault="00000000">
      <w:pPr>
        <w:pStyle w:val="Heading3"/>
        <w:spacing w:before="0" w:after="200"/>
        <w:rPr>
          <w:rFonts w:ascii="Calibri" w:eastAsia="Calibri" w:hAnsi="Calibri" w:cs="Calibri"/>
          <w:b/>
          <w:bCs/>
          <w:color w:val="034B7D"/>
        </w:rPr>
      </w:pPr>
      <w:bookmarkStart w:id="53" w:name="_8d4huxislex4" w:colFirst="0" w:colLast="0"/>
      <w:bookmarkEnd w:id="53"/>
      <w:r>
        <w:rPr>
          <w:rFonts w:ascii="Calibri" w:eastAsia="Calibri" w:hAnsi="Calibri" w:cs="Calibri"/>
          <w:b/>
          <w:bCs/>
          <w:color w:val="034B7D"/>
        </w:rPr>
        <w:t>What sizes does the glass chair mat come in?</w:t>
      </w:r>
    </w:p>
    <w:p w14:paraId="3754BE1D" w14:textId="77777777" w:rsidR="00745905" w:rsidRDefault="00000000">
      <w:pPr>
        <w:spacing w:after="200"/>
        <w:rPr>
          <w:rFonts w:ascii="Calibri" w:eastAsia="Calibri" w:hAnsi="Calibri" w:cs="Calibri"/>
        </w:rPr>
      </w:pPr>
      <w:r>
        <w:rPr>
          <w:rFonts w:ascii="Calibri" w:eastAsia="Calibri" w:hAnsi="Calibri" w:cs="Calibri"/>
        </w:rPr>
        <w:t xml:space="preserve">Our Glass Chair Mats come in several different sizes that can be seen on the </w:t>
      </w:r>
      <w:hyperlink r:id="rId17">
        <w:r w:rsidR="00745905">
          <w:rPr>
            <w:rFonts w:ascii="Calibri" w:eastAsia="Calibri" w:hAnsi="Calibri" w:cs="Calibri"/>
            <w:color w:val="1155CC"/>
            <w:u w:val="single"/>
          </w:rPr>
          <w:t>Shop Products</w:t>
        </w:r>
      </w:hyperlink>
      <w:r>
        <w:rPr>
          <w:rFonts w:ascii="Calibri" w:eastAsia="Calibri" w:hAnsi="Calibri" w:cs="Calibri"/>
        </w:rPr>
        <w:t xml:space="preserve"> page.</w:t>
      </w:r>
    </w:p>
    <w:p w14:paraId="490E323B" w14:textId="77777777" w:rsidR="00745905" w:rsidRDefault="00000000">
      <w:pPr>
        <w:spacing w:after="200"/>
        <w:rPr>
          <w:rFonts w:ascii="Calibri" w:eastAsia="Calibri" w:hAnsi="Calibri" w:cs="Calibri"/>
        </w:rPr>
      </w:pPr>
      <w:r>
        <w:rPr>
          <w:rFonts w:ascii="Calibri" w:eastAsia="Calibri" w:hAnsi="Calibri" w:cs="Calibri"/>
        </w:rPr>
        <w:t xml:space="preserve">Our </w:t>
      </w:r>
      <w:hyperlink r:id="rId18">
        <w:r w:rsidR="00745905">
          <w:rPr>
            <w:rFonts w:ascii="Calibri" w:eastAsia="Calibri" w:hAnsi="Calibri" w:cs="Calibri"/>
            <w:color w:val="1155CC"/>
            <w:u w:val="single"/>
          </w:rPr>
          <w:t>rectangular glass chair mat</w:t>
        </w:r>
      </w:hyperlink>
      <w:r>
        <w:rPr>
          <w:rFonts w:ascii="Calibri" w:eastAsia="Calibri" w:hAnsi="Calibri" w:cs="Calibri"/>
        </w:rPr>
        <w:t xml:space="preserve"> comes in sizes:</w:t>
      </w:r>
    </w:p>
    <w:p w14:paraId="40A9D727" w14:textId="77777777" w:rsidR="00745905" w:rsidRDefault="00000000">
      <w:pPr>
        <w:numPr>
          <w:ilvl w:val="0"/>
          <w:numId w:val="2"/>
        </w:numPr>
        <w:spacing w:after="200"/>
        <w:rPr>
          <w:rFonts w:ascii="Calibri" w:eastAsia="Calibri" w:hAnsi="Calibri" w:cs="Calibri"/>
        </w:rPr>
      </w:pPr>
      <w:r>
        <w:rPr>
          <w:rFonts w:ascii="Calibri" w:eastAsia="Calibri" w:hAnsi="Calibri" w:cs="Calibri"/>
        </w:rPr>
        <w:t>36”x46”</w:t>
      </w:r>
    </w:p>
    <w:p w14:paraId="4EAFC537" w14:textId="77777777" w:rsidR="00745905" w:rsidRDefault="00000000">
      <w:pPr>
        <w:numPr>
          <w:ilvl w:val="0"/>
          <w:numId w:val="2"/>
        </w:numPr>
        <w:spacing w:after="200"/>
        <w:rPr>
          <w:rFonts w:ascii="Calibri" w:eastAsia="Calibri" w:hAnsi="Calibri" w:cs="Calibri"/>
        </w:rPr>
      </w:pPr>
      <w:r>
        <w:rPr>
          <w:rFonts w:ascii="Calibri" w:eastAsia="Calibri" w:hAnsi="Calibri" w:cs="Calibri"/>
        </w:rPr>
        <w:t>44”x50”</w:t>
      </w:r>
    </w:p>
    <w:p w14:paraId="482DA4D9" w14:textId="77777777" w:rsidR="00745905" w:rsidRDefault="00000000">
      <w:pPr>
        <w:numPr>
          <w:ilvl w:val="0"/>
          <w:numId w:val="2"/>
        </w:numPr>
        <w:spacing w:after="200"/>
        <w:rPr>
          <w:rFonts w:ascii="Calibri" w:eastAsia="Calibri" w:hAnsi="Calibri" w:cs="Calibri"/>
        </w:rPr>
      </w:pPr>
      <w:r>
        <w:rPr>
          <w:rFonts w:ascii="Calibri" w:eastAsia="Calibri" w:hAnsi="Calibri" w:cs="Calibri"/>
        </w:rPr>
        <w:t>45”x53”</w:t>
      </w:r>
    </w:p>
    <w:p w14:paraId="1A19F8D1" w14:textId="77777777" w:rsidR="00745905" w:rsidRDefault="00000000">
      <w:pPr>
        <w:numPr>
          <w:ilvl w:val="0"/>
          <w:numId w:val="2"/>
        </w:numPr>
        <w:spacing w:after="200"/>
        <w:rPr>
          <w:rFonts w:ascii="Calibri" w:eastAsia="Calibri" w:hAnsi="Calibri" w:cs="Calibri"/>
        </w:rPr>
      </w:pPr>
      <w:r>
        <w:rPr>
          <w:rFonts w:ascii="Calibri" w:eastAsia="Calibri" w:hAnsi="Calibri" w:cs="Calibri"/>
        </w:rPr>
        <w:t>48”x60”</w:t>
      </w:r>
    </w:p>
    <w:p w14:paraId="716B378C" w14:textId="77777777" w:rsidR="00745905" w:rsidRDefault="00745905">
      <w:pPr>
        <w:spacing w:after="200"/>
        <w:rPr>
          <w:rFonts w:ascii="Calibri" w:eastAsia="Calibri" w:hAnsi="Calibri" w:cs="Calibri"/>
        </w:rPr>
      </w:pPr>
      <w:hyperlink r:id="rId19">
        <w:r>
          <w:rPr>
            <w:rFonts w:ascii="Calibri" w:eastAsia="Calibri" w:hAnsi="Calibri" w:cs="Calibri"/>
            <w:color w:val="1155CC"/>
            <w:u w:val="single"/>
          </w:rPr>
          <w:t>Square glass chair mats</w:t>
        </w:r>
      </w:hyperlink>
      <w:r w:rsidR="00000000">
        <w:rPr>
          <w:rFonts w:ascii="Calibri" w:eastAsia="Calibri" w:hAnsi="Calibri" w:cs="Calibri"/>
        </w:rPr>
        <w:t xml:space="preserve"> come in:</w:t>
      </w:r>
    </w:p>
    <w:p w14:paraId="393EFCF5" w14:textId="77777777" w:rsidR="00745905" w:rsidRDefault="00000000">
      <w:pPr>
        <w:numPr>
          <w:ilvl w:val="0"/>
          <w:numId w:val="1"/>
        </w:numPr>
        <w:spacing w:after="200"/>
        <w:rPr>
          <w:rFonts w:ascii="Calibri" w:eastAsia="Calibri" w:hAnsi="Calibri" w:cs="Calibri"/>
        </w:rPr>
      </w:pPr>
      <w:r>
        <w:rPr>
          <w:rFonts w:ascii="Calibri" w:eastAsia="Calibri" w:hAnsi="Calibri" w:cs="Calibri"/>
        </w:rPr>
        <w:t>46”x46”</w:t>
      </w:r>
    </w:p>
    <w:p w14:paraId="407B09A9" w14:textId="77777777" w:rsidR="00745905" w:rsidRDefault="00000000">
      <w:pPr>
        <w:numPr>
          <w:ilvl w:val="0"/>
          <w:numId w:val="1"/>
        </w:numPr>
        <w:spacing w:after="200"/>
        <w:rPr>
          <w:rFonts w:ascii="Calibri" w:eastAsia="Calibri" w:hAnsi="Calibri" w:cs="Calibri"/>
        </w:rPr>
      </w:pPr>
      <w:r>
        <w:rPr>
          <w:rFonts w:ascii="Calibri" w:eastAsia="Calibri" w:hAnsi="Calibri" w:cs="Calibri"/>
        </w:rPr>
        <w:lastRenderedPageBreak/>
        <w:t>60”x60”</w:t>
      </w:r>
    </w:p>
    <w:p w14:paraId="4B2E7D3F" w14:textId="77777777" w:rsidR="00745905" w:rsidRDefault="00745905">
      <w:pPr>
        <w:spacing w:after="200"/>
        <w:rPr>
          <w:rFonts w:ascii="Calibri" w:eastAsia="Calibri" w:hAnsi="Calibri" w:cs="Calibri"/>
        </w:rPr>
      </w:pPr>
      <w:hyperlink r:id="rId20">
        <w:r>
          <w:rPr>
            <w:rFonts w:ascii="Calibri" w:eastAsia="Calibri" w:hAnsi="Calibri" w:cs="Calibri"/>
            <w:color w:val="1155CC"/>
            <w:u w:val="single"/>
          </w:rPr>
          <w:t>Tabbed chair mats</w:t>
        </w:r>
      </w:hyperlink>
      <w:r w:rsidR="00000000">
        <w:rPr>
          <w:rFonts w:ascii="Calibri" w:eastAsia="Calibri" w:hAnsi="Calibri" w:cs="Calibri"/>
        </w:rPr>
        <w:t xml:space="preserve"> are usually pretty universal – with a general size of 48”x52”.</w:t>
      </w:r>
    </w:p>
    <w:p w14:paraId="5187C675" w14:textId="77777777" w:rsidR="00745905" w:rsidRDefault="00000000">
      <w:pPr>
        <w:pStyle w:val="Heading3"/>
        <w:spacing w:before="0" w:after="200"/>
        <w:rPr>
          <w:rFonts w:ascii="Calibri" w:eastAsia="Calibri" w:hAnsi="Calibri" w:cs="Calibri"/>
          <w:b/>
          <w:bCs/>
          <w:color w:val="034B7D"/>
        </w:rPr>
      </w:pPr>
      <w:bookmarkStart w:id="54" w:name="_ggp6cmbcwl06" w:colFirst="0" w:colLast="0"/>
      <w:bookmarkEnd w:id="54"/>
      <w:r>
        <w:rPr>
          <w:rFonts w:ascii="Calibri" w:eastAsia="Calibri" w:hAnsi="Calibri" w:cs="Calibri"/>
          <w:b/>
          <w:bCs/>
          <w:color w:val="034B7D"/>
        </w:rPr>
        <w:t>Can a chair mat of glass be used anywhere other than my desk?</w:t>
      </w:r>
    </w:p>
    <w:p w14:paraId="60D557E9" w14:textId="77777777" w:rsidR="00745905" w:rsidRDefault="00000000">
      <w:pPr>
        <w:spacing w:after="200"/>
        <w:rPr>
          <w:rFonts w:ascii="Calibri" w:eastAsia="Calibri" w:hAnsi="Calibri" w:cs="Calibri"/>
        </w:rPr>
      </w:pPr>
      <w:r>
        <w:rPr>
          <w:rFonts w:ascii="Calibri" w:eastAsia="Calibri" w:hAnsi="Calibri" w:cs="Calibri"/>
        </w:rPr>
        <w:t>Glass chair mats are versatile and can be used in various areas beyond your desk.</w:t>
      </w:r>
    </w:p>
    <w:p w14:paraId="739A6493" w14:textId="77777777" w:rsidR="00745905" w:rsidRDefault="00000000">
      <w:pPr>
        <w:spacing w:after="200"/>
        <w:rPr>
          <w:rFonts w:ascii="Calibri" w:eastAsia="Calibri" w:hAnsi="Calibri" w:cs="Calibri"/>
        </w:rPr>
      </w:pPr>
      <w:r>
        <w:rPr>
          <w:rFonts w:ascii="Calibri" w:eastAsia="Calibri" w:hAnsi="Calibri" w:cs="Calibri"/>
        </w:rPr>
        <w:t xml:space="preserve">They work perfectly under </w:t>
      </w:r>
      <w:hyperlink r:id="rId21">
        <w:r w:rsidR="00745905">
          <w:rPr>
            <w:rFonts w:ascii="Calibri" w:eastAsia="Calibri" w:hAnsi="Calibri" w:cs="Calibri"/>
            <w:color w:val="1155CC"/>
            <w:u w:val="single"/>
          </w:rPr>
          <w:t>gaming setups</w:t>
        </w:r>
      </w:hyperlink>
      <w:r>
        <w:rPr>
          <w:rFonts w:ascii="Calibri" w:eastAsia="Calibri" w:hAnsi="Calibri" w:cs="Calibri"/>
        </w:rPr>
        <w:t>, providing a smooth surface for your chair. They also offer a stable platform for Peloton bikes or other exercise equipment, protecting your flooring.</w:t>
      </w:r>
    </w:p>
    <w:p w14:paraId="051160EE" w14:textId="77777777" w:rsidR="00745905" w:rsidRDefault="00000000">
      <w:pPr>
        <w:spacing w:after="200"/>
        <w:rPr>
          <w:rFonts w:ascii="Calibri" w:eastAsia="Calibri" w:hAnsi="Calibri" w:cs="Calibri"/>
        </w:rPr>
      </w:pPr>
      <w:r>
        <w:rPr>
          <w:rFonts w:ascii="Calibri" w:eastAsia="Calibri" w:hAnsi="Calibri" w:cs="Calibri"/>
        </w:rPr>
        <w:t>In front entries, they help maintain a clean, polished look while protecting carpets or hardwood. Additionally, they can be used under walkers or wheelchairs to provide a sturdy, non-slip surface that supports movement.</w:t>
      </w:r>
    </w:p>
    <w:p w14:paraId="06C031F4" w14:textId="77777777" w:rsidR="00745905" w:rsidRDefault="00000000">
      <w:pPr>
        <w:pStyle w:val="Heading2"/>
        <w:spacing w:before="0" w:after="200"/>
        <w:rPr>
          <w:rFonts w:ascii="Calibri" w:eastAsia="Calibri" w:hAnsi="Calibri" w:cs="Calibri"/>
          <w:b/>
          <w:bCs/>
          <w:color w:val="034B7D"/>
        </w:rPr>
      </w:pPr>
      <w:bookmarkStart w:id="55" w:name="_xyg3r2dx6sjf" w:colFirst="0" w:colLast="0"/>
      <w:bookmarkEnd w:id="55"/>
      <w:r>
        <w:rPr>
          <w:rFonts w:ascii="Calibri" w:eastAsia="Calibri" w:hAnsi="Calibri" w:cs="Calibri"/>
          <w:b/>
          <w:bCs/>
          <w:color w:val="034B7D"/>
        </w:rPr>
        <w:t>Shipping &amp; Delivery</w:t>
      </w:r>
    </w:p>
    <w:p w14:paraId="1649068E" w14:textId="77777777" w:rsidR="00745905" w:rsidRDefault="00000000">
      <w:pPr>
        <w:pStyle w:val="Heading3"/>
        <w:spacing w:before="0" w:after="200"/>
        <w:rPr>
          <w:rFonts w:ascii="Calibri" w:eastAsia="Calibri" w:hAnsi="Calibri" w:cs="Calibri"/>
          <w:b/>
          <w:bCs/>
          <w:color w:val="034B7D"/>
        </w:rPr>
      </w:pPr>
      <w:bookmarkStart w:id="56" w:name="_xuk1ho8x9hw4" w:colFirst="0" w:colLast="0"/>
      <w:bookmarkEnd w:id="56"/>
      <w:r>
        <w:rPr>
          <w:rFonts w:ascii="Calibri" w:eastAsia="Calibri" w:hAnsi="Calibri" w:cs="Calibri"/>
          <w:b/>
          <w:bCs/>
          <w:color w:val="034B7D"/>
        </w:rPr>
        <w:t>How long does it take to receive my glass chair mat?</w:t>
      </w:r>
    </w:p>
    <w:p w14:paraId="0A8D2FCF" w14:textId="77777777" w:rsidR="00745905" w:rsidRDefault="00000000">
      <w:pPr>
        <w:spacing w:after="200"/>
        <w:rPr>
          <w:rFonts w:ascii="Calibri" w:eastAsia="Calibri" w:hAnsi="Calibri" w:cs="Calibri"/>
        </w:rPr>
      </w:pPr>
      <w:r>
        <w:rPr>
          <w:rFonts w:ascii="Calibri" w:eastAsia="Calibri" w:hAnsi="Calibri" w:cs="Calibri"/>
        </w:rPr>
        <w:t>Your Glass Chair Mat order will be shipped within three business days. We ship with FedEx Ground. It will take up to six days in transit.</w:t>
      </w:r>
    </w:p>
    <w:p w14:paraId="656FD0D8" w14:textId="77777777" w:rsidR="00745905" w:rsidRDefault="00000000">
      <w:pPr>
        <w:pStyle w:val="Heading3"/>
        <w:spacing w:before="0" w:after="200"/>
        <w:rPr>
          <w:rFonts w:ascii="Calibri" w:eastAsia="Calibri" w:hAnsi="Calibri" w:cs="Calibri"/>
          <w:b/>
          <w:bCs/>
          <w:color w:val="034B7D"/>
        </w:rPr>
      </w:pPr>
      <w:bookmarkStart w:id="57" w:name="_w72j6rh9c8u9" w:colFirst="0" w:colLast="0"/>
      <w:bookmarkEnd w:id="57"/>
      <w:r>
        <w:rPr>
          <w:rFonts w:ascii="Calibri" w:eastAsia="Calibri" w:hAnsi="Calibri" w:cs="Calibri"/>
          <w:b/>
          <w:bCs/>
          <w:color w:val="034B7D"/>
        </w:rPr>
        <w:t>What is the shipping charge?</w:t>
      </w:r>
    </w:p>
    <w:p w14:paraId="0DABD499" w14:textId="77777777" w:rsidR="00745905" w:rsidRDefault="00000000">
      <w:pPr>
        <w:spacing w:after="200"/>
        <w:rPr>
          <w:rFonts w:ascii="Calibri" w:eastAsia="Calibri" w:hAnsi="Calibri" w:cs="Calibri"/>
        </w:rPr>
      </w:pPr>
      <w:r>
        <w:rPr>
          <w:rFonts w:ascii="Calibri" w:eastAsia="Calibri" w:hAnsi="Calibri" w:cs="Calibri"/>
        </w:rPr>
        <w:t>We are currently offering free shipping on all of our products.</w:t>
      </w:r>
    </w:p>
    <w:p w14:paraId="1407BB2A" w14:textId="77777777" w:rsidR="00745905" w:rsidRDefault="00000000">
      <w:pPr>
        <w:pStyle w:val="Heading2"/>
        <w:spacing w:before="0" w:after="200"/>
        <w:rPr>
          <w:rFonts w:ascii="Calibri" w:eastAsia="Calibri" w:hAnsi="Calibri" w:cs="Calibri"/>
          <w:b/>
          <w:bCs/>
          <w:color w:val="034B7D"/>
        </w:rPr>
      </w:pPr>
      <w:bookmarkStart w:id="58" w:name="_r8uoz87xs8vw" w:colFirst="0" w:colLast="0"/>
      <w:bookmarkEnd w:id="58"/>
      <w:r>
        <w:rPr>
          <w:rFonts w:ascii="Calibri" w:eastAsia="Calibri" w:hAnsi="Calibri" w:cs="Calibri"/>
          <w:b/>
          <w:bCs/>
          <w:color w:val="034B7D"/>
        </w:rPr>
        <w:t>Setup &amp; Care</w:t>
      </w:r>
    </w:p>
    <w:p w14:paraId="07A3FBF9" w14:textId="77777777" w:rsidR="00745905" w:rsidRDefault="00000000">
      <w:pPr>
        <w:pStyle w:val="Heading3"/>
        <w:spacing w:before="0" w:after="200"/>
        <w:rPr>
          <w:rFonts w:ascii="Calibri" w:eastAsia="Calibri" w:hAnsi="Calibri" w:cs="Calibri"/>
          <w:b/>
          <w:bCs/>
          <w:color w:val="034B7D"/>
        </w:rPr>
      </w:pPr>
      <w:bookmarkStart w:id="59" w:name="_eit4fs4u2n35" w:colFirst="0" w:colLast="0"/>
      <w:bookmarkEnd w:id="59"/>
      <w:r>
        <w:rPr>
          <w:rFonts w:ascii="Calibri" w:eastAsia="Calibri" w:hAnsi="Calibri" w:cs="Calibri"/>
          <w:b/>
          <w:bCs/>
          <w:color w:val="034B7D"/>
        </w:rPr>
        <w:t>How long does a glass chair mat last?</w:t>
      </w:r>
    </w:p>
    <w:p w14:paraId="39063E66" w14:textId="77777777" w:rsidR="00745905" w:rsidRDefault="00000000">
      <w:pPr>
        <w:spacing w:after="200"/>
        <w:rPr>
          <w:rFonts w:ascii="Calibri" w:eastAsia="Calibri" w:hAnsi="Calibri" w:cs="Calibri"/>
        </w:rPr>
      </w:pPr>
      <w:r>
        <w:rPr>
          <w:rFonts w:ascii="Calibri" w:eastAsia="Calibri" w:hAnsi="Calibri" w:cs="Calibri"/>
        </w:rPr>
        <w:t>With proper care, a tempered glass chair mat will last for decades, maybe even a lifetime. Unlike their plastic counterparts, glass mats never bend, curl, or lose shape over time. Always refer to the manufacturer's care instructions to maximize the lifespan of your glass chair mat.</w:t>
      </w:r>
    </w:p>
    <w:p w14:paraId="3F9498B6" w14:textId="77777777" w:rsidR="00745905" w:rsidRDefault="00000000">
      <w:pPr>
        <w:pStyle w:val="Heading3"/>
        <w:spacing w:before="0" w:after="200"/>
        <w:rPr>
          <w:rFonts w:ascii="Calibri" w:eastAsia="Calibri" w:hAnsi="Calibri" w:cs="Calibri"/>
          <w:b/>
          <w:bCs/>
          <w:color w:val="034B7D"/>
        </w:rPr>
      </w:pPr>
      <w:bookmarkStart w:id="60" w:name="_mv3v5by4nkop" w:colFirst="0" w:colLast="0"/>
      <w:bookmarkEnd w:id="60"/>
      <w:r>
        <w:rPr>
          <w:rFonts w:ascii="Calibri" w:eastAsia="Calibri" w:hAnsi="Calibri" w:cs="Calibri"/>
          <w:b/>
          <w:bCs/>
          <w:color w:val="034B7D"/>
        </w:rPr>
        <w:t>How do I clean my glass chair mat?</w:t>
      </w:r>
    </w:p>
    <w:p w14:paraId="42B346CC" w14:textId="77777777" w:rsidR="00745905" w:rsidRDefault="00000000">
      <w:pPr>
        <w:spacing w:after="200"/>
        <w:rPr>
          <w:rFonts w:ascii="Calibri" w:eastAsia="Calibri" w:hAnsi="Calibri" w:cs="Calibri"/>
        </w:rPr>
      </w:pPr>
      <w:r>
        <w:rPr>
          <w:rFonts w:ascii="Calibri" w:eastAsia="Calibri" w:hAnsi="Calibri" w:cs="Calibri"/>
        </w:rPr>
        <w:t>Cleaning your glass chair mat is simple—use any standard glass cleaner to wipe it down for daily maintenance. For long-term care, you can use a specialized glass and surface cleaner to add a protective barrier to enhance the mat's coating and keep it looking pristine. Regular cleaning helps maintain its clarity and ensures a smooth rolling surface.</w:t>
      </w:r>
    </w:p>
    <w:p w14:paraId="72AFE14A" w14:textId="77777777" w:rsidR="00745905" w:rsidRDefault="00000000">
      <w:pPr>
        <w:pStyle w:val="Heading2"/>
        <w:spacing w:before="0" w:after="200"/>
        <w:rPr>
          <w:rFonts w:ascii="Calibri" w:eastAsia="Calibri" w:hAnsi="Calibri" w:cs="Calibri"/>
          <w:b/>
          <w:bCs/>
          <w:color w:val="034B7D"/>
        </w:rPr>
      </w:pPr>
      <w:bookmarkStart w:id="61" w:name="_kn8irls38vh5" w:colFirst="0" w:colLast="0"/>
      <w:bookmarkEnd w:id="61"/>
      <w:r>
        <w:rPr>
          <w:rFonts w:ascii="Calibri" w:eastAsia="Calibri" w:hAnsi="Calibri" w:cs="Calibri"/>
          <w:b/>
          <w:bCs/>
          <w:color w:val="034B7D"/>
        </w:rPr>
        <w:t>Warranty &amp; Support</w:t>
      </w:r>
    </w:p>
    <w:p w14:paraId="6062C446" w14:textId="77777777" w:rsidR="00745905" w:rsidRDefault="00000000">
      <w:pPr>
        <w:pStyle w:val="Heading3"/>
        <w:spacing w:before="0" w:after="200"/>
        <w:rPr>
          <w:rFonts w:ascii="Calibri" w:eastAsia="Calibri" w:hAnsi="Calibri" w:cs="Calibri"/>
          <w:b/>
          <w:bCs/>
          <w:color w:val="034B7D"/>
        </w:rPr>
      </w:pPr>
      <w:bookmarkStart w:id="62" w:name="_cpnsc8ox57yo" w:colFirst="0" w:colLast="0"/>
      <w:bookmarkEnd w:id="62"/>
      <w:r>
        <w:rPr>
          <w:rFonts w:ascii="Calibri" w:eastAsia="Calibri" w:hAnsi="Calibri" w:cs="Calibri"/>
          <w:b/>
          <w:bCs/>
          <w:color w:val="034B7D"/>
        </w:rPr>
        <w:t>Does it come with a guarantee?</w:t>
      </w:r>
    </w:p>
    <w:p w14:paraId="48109CF4" w14:textId="77777777" w:rsidR="00745905" w:rsidRDefault="00000000">
      <w:pPr>
        <w:spacing w:after="200"/>
        <w:rPr>
          <w:rFonts w:ascii="Calibri" w:eastAsia="Calibri" w:hAnsi="Calibri" w:cs="Calibri"/>
        </w:rPr>
      </w:pPr>
      <w:r>
        <w:rPr>
          <w:rFonts w:ascii="Calibri" w:eastAsia="Calibri" w:hAnsi="Calibri" w:cs="Calibri"/>
        </w:rPr>
        <w:t xml:space="preserve">Every mat comes with a </w:t>
      </w:r>
      <w:hyperlink r:id="rId22">
        <w:r w:rsidR="00745905">
          <w:rPr>
            <w:rFonts w:ascii="Calibri" w:eastAsia="Calibri" w:hAnsi="Calibri" w:cs="Calibri"/>
            <w:color w:val="1155CC"/>
            <w:u w:val="single"/>
          </w:rPr>
          <w:t>Limited Lifetime Warranty</w:t>
        </w:r>
      </w:hyperlink>
      <w:r>
        <w:rPr>
          <w:rFonts w:ascii="Calibri" w:eastAsia="Calibri" w:hAnsi="Calibri" w:cs="Calibri"/>
        </w:rPr>
        <w:t xml:space="preserve"> against breaking, shattering, or chipping. Replacement guaranteed, no questions asked!</w:t>
      </w:r>
    </w:p>
    <w:p w14:paraId="40620938" w14:textId="77777777" w:rsidR="00745905" w:rsidRDefault="00000000">
      <w:pPr>
        <w:pStyle w:val="Heading3"/>
        <w:spacing w:before="0" w:after="200"/>
        <w:rPr>
          <w:rFonts w:ascii="Calibri" w:eastAsia="Calibri" w:hAnsi="Calibri" w:cs="Calibri"/>
          <w:b/>
          <w:bCs/>
          <w:color w:val="034B7D"/>
        </w:rPr>
      </w:pPr>
      <w:bookmarkStart w:id="63" w:name="_oh0dvk1ap4uu" w:colFirst="0" w:colLast="0"/>
      <w:bookmarkEnd w:id="63"/>
      <w:r>
        <w:rPr>
          <w:rFonts w:ascii="Calibri" w:eastAsia="Calibri" w:hAnsi="Calibri" w:cs="Calibri"/>
          <w:b/>
          <w:bCs/>
          <w:color w:val="034B7D"/>
        </w:rPr>
        <w:lastRenderedPageBreak/>
        <w:t>Do you allow for custom or bulk orders?</w:t>
      </w:r>
    </w:p>
    <w:p w14:paraId="0C087540" w14:textId="77777777" w:rsidR="00745905" w:rsidRDefault="00000000">
      <w:pPr>
        <w:spacing w:after="200"/>
        <w:rPr>
          <w:rFonts w:ascii="Calibri" w:eastAsia="Calibri" w:hAnsi="Calibri" w:cs="Calibri"/>
        </w:rPr>
      </w:pPr>
      <w:r>
        <w:rPr>
          <w:rFonts w:ascii="Calibri" w:eastAsia="Calibri" w:hAnsi="Calibri" w:cs="Calibri"/>
        </w:rPr>
        <w:t xml:space="preserve">Please </w:t>
      </w:r>
      <w:hyperlink r:id="rId23">
        <w:r w:rsidR="00745905">
          <w:rPr>
            <w:rFonts w:ascii="Calibri" w:eastAsia="Calibri" w:hAnsi="Calibri" w:cs="Calibri"/>
            <w:color w:val="1155CC"/>
            <w:u w:val="single"/>
          </w:rPr>
          <w:t>contact us</w:t>
        </w:r>
      </w:hyperlink>
      <w:r>
        <w:rPr>
          <w:rFonts w:ascii="Calibri" w:eastAsia="Calibri" w:hAnsi="Calibri" w:cs="Calibri"/>
        </w:rPr>
        <w:t xml:space="preserve"> if one of our standard sizes or shapes doesn't suit your needs, and we’ll see what we can do to create your perfect size. We also offer discounts on orders of 5 or more mats, perfect for </w:t>
      </w:r>
      <w:hyperlink r:id="rId24">
        <w:r w:rsidR="00745905">
          <w:rPr>
            <w:rFonts w:ascii="Calibri" w:eastAsia="Calibri" w:hAnsi="Calibri" w:cs="Calibri"/>
            <w:color w:val="1155CC"/>
            <w:u w:val="single"/>
          </w:rPr>
          <w:t>corporate office settings</w:t>
        </w:r>
      </w:hyperlink>
      <w:r>
        <w:rPr>
          <w:rFonts w:ascii="Calibri" w:eastAsia="Calibri" w:hAnsi="Calibri" w:cs="Calibri"/>
        </w:rPr>
        <w:t>.</w:t>
      </w:r>
    </w:p>
    <w:p w14:paraId="3B86CBCD" w14:textId="77777777" w:rsidR="00745905" w:rsidRDefault="00000000">
      <w:pPr>
        <w:pStyle w:val="Heading2"/>
        <w:spacing w:before="0" w:after="200"/>
        <w:rPr>
          <w:rFonts w:ascii="Calibri" w:eastAsia="Calibri" w:hAnsi="Calibri" w:cs="Calibri"/>
          <w:b/>
          <w:bCs/>
          <w:color w:val="034B7D"/>
        </w:rPr>
      </w:pPr>
      <w:bookmarkStart w:id="64" w:name="_qz1n8ta3jj17" w:colFirst="0" w:colLast="0"/>
      <w:bookmarkEnd w:id="64"/>
      <w:r>
        <w:rPr>
          <w:rFonts w:ascii="Calibri" w:eastAsia="Calibri" w:hAnsi="Calibri" w:cs="Calibri"/>
          <w:b/>
          <w:bCs/>
          <w:color w:val="034B7D"/>
        </w:rPr>
        <w:t>Browse Glass Floor Mats Today!</w:t>
      </w:r>
    </w:p>
    <w:p w14:paraId="3D45501D" w14:textId="77777777" w:rsidR="00745905" w:rsidRDefault="00000000">
      <w:pPr>
        <w:spacing w:after="200"/>
        <w:rPr>
          <w:rFonts w:ascii="Calibri" w:eastAsia="Calibri" w:hAnsi="Calibri" w:cs="Calibri"/>
        </w:rPr>
      </w:pPr>
      <w:r>
        <w:rPr>
          <w:rFonts w:ascii="Calibri" w:eastAsia="Calibri" w:hAnsi="Calibri" w:cs="Calibri"/>
        </w:rPr>
        <w:t>A glass office chair mat is an investment in your health, career, and office aesthetics. If used properly, this investment will last a lifetime. Floor mats tend to be overlooked in designing a workspace – and it’s a sizable upfront purchase you shouldn’t make blindly.</w:t>
      </w:r>
    </w:p>
    <w:p w14:paraId="271F3DCE" w14:textId="77777777" w:rsidR="00745905" w:rsidRDefault="00000000">
      <w:pPr>
        <w:spacing w:after="200"/>
        <w:rPr>
          <w:rFonts w:ascii="Calibri" w:eastAsia="Calibri" w:hAnsi="Calibri" w:cs="Calibri"/>
        </w:rPr>
      </w:pPr>
      <w:r>
        <w:rPr>
          <w:rFonts w:ascii="Calibri" w:eastAsia="Calibri" w:hAnsi="Calibri" w:cs="Calibri"/>
        </w:rPr>
        <w:t>Hopefully, this post has cleared up your questions.</w:t>
      </w:r>
    </w:p>
    <w:p w14:paraId="7492D66F" w14:textId="77777777" w:rsidR="00745905" w:rsidRDefault="00000000">
      <w:pPr>
        <w:spacing w:after="200"/>
        <w:rPr>
          <w:rFonts w:ascii="Calibri" w:eastAsia="Calibri" w:hAnsi="Calibri" w:cs="Calibri"/>
        </w:rPr>
      </w:pPr>
      <w:r>
        <w:rPr>
          <w:rFonts w:ascii="Calibri" w:eastAsia="Calibri" w:hAnsi="Calibri" w:cs="Calibri"/>
        </w:rPr>
        <w:t xml:space="preserve">At Clearly Innovative, our catalog for office chair mats offers </w:t>
      </w:r>
      <w:hyperlink r:id="rId25">
        <w:r w:rsidR="00745905">
          <w:rPr>
            <w:rFonts w:ascii="Calibri" w:eastAsia="Calibri" w:hAnsi="Calibri" w:cs="Calibri"/>
            <w:color w:val="1155CC"/>
            <w:u w:val="single"/>
          </w:rPr>
          <w:t>squared</w:t>
        </w:r>
      </w:hyperlink>
      <w:r>
        <w:rPr>
          <w:rFonts w:ascii="Calibri" w:eastAsia="Calibri" w:hAnsi="Calibri" w:cs="Calibri"/>
        </w:rPr>
        <w:t xml:space="preserve">, </w:t>
      </w:r>
      <w:hyperlink r:id="rId26">
        <w:r w:rsidR="00745905">
          <w:rPr>
            <w:rFonts w:ascii="Calibri" w:eastAsia="Calibri" w:hAnsi="Calibri" w:cs="Calibri"/>
            <w:color w:val="1155CC"/>
            <w:u w:val="single"/>
          </w:rPr>
          <w:t>rectangular</w:t>
        </w:r>
      </w:hyperlink>
      <w:r>
        <w:rPr>
          <w:rFonts w:ascii="Calibri" w:eastAsia="Calibri" w:hAnsi="Calibri" w:cs="Calibri"/>
        </w:rPr>
        <w:t xml:space="preserve">, and </w:t>
      </w:r>
      <w:hyperlink r:id="rId27">
        <w:r w:rsidR="00745905">
          <w:rPr>
            <w:rFonts w:ascii="Calibri" w:eastAsia="Calibri" w:hAnsi="Calibri" w:cs="Calibri"/>
            <w:color w:val="1155CC"/>
            <w:u w:val="single"/>
          </w:rPr>
          <w:t>tabbed</w:t>
        </w:r>
      </w:hyperlink>
      <w:r>
        <w:rPr>
          <w:rFonts w:ascii="Calibri" w:eastAsia="Calibri" w:hAnsi="Calibri" w:cs="Calibri"/>
        </w:rPr>
        <w:t xml:space="preserve"> glass floor mats. If you have any additional questions or concerns, do not hesitate to reach out to our specialists. We are happy to steer you in the right direction.</w:t>
      </w:r>
    </w:p>
    <w:p w14:paraId="40394EEB" w14:textId="77777777" w:rsidR="00745905" w:rsidRDefault="00000000">
      <w:pPr>
        <w:spacing w:after="200"/>
        <w:jc w:val="center"/>
      </w:pPr>
      <w:r>
        <w:rPr>
          <w:rFonts w:ascii="Calibri" w:eastAsia="Calibri" w:hAnsi="Calibri" w:cs="Calibri"/>
          <w:b/>
          <w:bCs/>
        </w:rPr>
        <w:t xml:space="preserve">Any other questions? Reach out via </w:t>
      </w:r>
      <w:hyperlink r:id="rId28">
        <w:r w:rsidR="00745905">
          <w:rPr>
            <w:rFonts w:ascii="Calibri" w:eastAsia="Calibri" w:hAnsi="Calibri" w:cs="Calibri"/>
            <w:b/>
            <w:bCs/>
            <w:color w:val="1155CC"/>
            <w:u w:val="single"/>
          </w:rPr>
          <w:t>email</w:t>
        </w:r>
      </w:hyperlink>
      <w:r>
        <w:rPr>
          <w:rFonts w:ascii="Calibri" w:eastAsia="Calibri" w:hAnsi="Calibri" w:cs="Calibri"/>
          <w:b/>
          <w:bCs/>
        </w:rPr>
        <w:t xml:space="preserve"> or call </w:t>
      </w:r>
      <w:hyperlink r:id="rId29">
        <w:r w:rsidR="00745905">
          <w:rPr>
            <w:rFonts w:ascii="Calibri" w:eastAsia="Calibri" w:hAnsi="Calibri" w:cs="Calibri"/>
            <w:b/>
            <w:bCs/>
            <w:color w:val="1155CC"/>
            <w:u w:val="single"/>
          </w:rPr>
          <w:t>888-612-4322</w:t>
        </w:r>
      </w:hyperlink>
      <w:r>
        <w:rPr>
          <w:rFonts w:ascii="Calibri" w:eastAsia="Calibri" w:hAnsi="Calibri" w:cs="Calibri"/>
          <w:b/>
          <w:bCs/>
        </w:rPr>
        <w:t>.</w:t>
      </w:r>
      <w:r>
        <w:br w:type="page"/>
      </w:r>
    </w:p>
    <w:p w14:paraId="71956B1B" w14:textId="77777777" w:rsidR="00745905" w:rsidRDefault="00000000">
      <w:pPr>
        <w:spacing w:after="200" w:line="240" w:lineRule="auto"/>
        <w:rPr>
          <w:rFonts w:ascii="Proxima Nova" w:eastAsia="Proxima Nova" w:hAnsi="Proxima Nova" w:cs="Proxima Nova"/>
          <w:b/>
          <w:bCs/>
          <w:i/>
          <w:iCs/>
          <w:color w:val="034B7D"/>
        </w:rPr>
      </w:pPr>
      <w:r>
        <w:rPr>
          <w:rFonts w:ascii="Proxima Nova" w:eastAsia="Proxima Nova" w:hAnsi="Proxima Nova" w:cs="Proxima Nova"/>
          <w:i/>
          <w:iCs/>
          <w:sz w:val="20"/>
          <w:szCs w:val="20"/>
        </w:rPr>
        <w:lastRenderedPageBreak/>
        <w:t>Checklist for internal use: do not publish</w:t>
      </w:r>
      <w:r>
        <w:rPr>
          <w:rFonts w:ascii="Proxima Nova" w:eastAsia="Proxima Nova" w:hAnsi="Proxima Nova" w:cs="Proxima Nova"/>
          <w:i/>
          <w:iCs/>
          <w:sz w:val="20"/>
          <w:szCs w:val="20"/>
        </w:rPr>
        <w:tab/>
      </w:r>
      <w:r>
        <w:rPr>
          <w:rFonts w:ascii="Proxima Nova" w:eastAsia="Proxima Nova" w:hAnsi="Proxima Nova" w:cs="Proxima Nova"/>
          <w:i/>
          <w:iCs/>
          <w:sz w:val="20"/>
          <w:szCs w:val="20"/>
        </w:rPr>
        <w:tab/>
      </w:r>
    </w:p>
    <w:tbl>
      <w:tblPr>
        <w:tblStyle w:val="a0"/>
        <w:tblW w:w="104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420"/>
        <w:gridCol w:w="1040"/>
      </w:tblGrid>
      <w:tr w:rsidR="00745905" w14:paraId="0BC279F2" w14:textId="77777777">
        <w:trPr>
          <w:trHeight w:val="314"/>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C3ACD91" w14:textId="77777777" w:rsidR="00745905" w:rsidRDefault="00000000">
            <w:pPr>
              <w:pStyle w:val="Heading2"/>
              <w:spacing w:before="0" w:after="0" w:line="240" w:lineRule="auto"/>
              <w:rPr>
                <w:rFonts w:ascii="Proxima Nova" w:eastAsia="Proxima Nova" w:hAnsi="Proxima Nova" w:cs="Proxima Nova"/>
                <w:b/>
                <w:bCs/>
                <w:color w:val="034B7D"/>
                <w:sz w:val="20"/>
                <w:szCs w:val="20"/>
              </w:rPr>
            </w:pPr>
            <w:bookmarkStart w:id="65" w:name="_tyjcwt" w:colFirst="0" w:colLast="0"/>
            <w:bookmarkEnd w:id="65"/>
            <w:r>
              <w:rPr>
                <w:rFonts w:ascii="Proxima Nova" w:eastAsia="Proxima Nova" w:hAnsi="Proxima Nova" w:cs="Proxima Nova"/>
                <w:b/>
                <w:bCs/>
                <w:color w:val="034B7D"/>
              </w:rPr>
              <w:t xml:space="preserve">Quick SEO Writing Best Practices Checklist: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6ECF6BD" w14:textId="77777777" w:rsidR="00745905" w:rsidRDefault="00000000">
            <w:pPr>
              <w:pStyle w:val="Heading2"/>
              <w:spacing w:before="0" w:after="0" w:line="240" w:lineRule="auto"/>
              <w:rPr>
                <w:rFonts w:ascii="Proxima Nova" w:eastAsia="Proxima Nova" w:hAnsi="Proxima Nova" w:cs="Proxima Nova"/>
                <w:b/>
                <w:bCs/>
                <w:color w:val="034B7D"/>
              </w:rPr>
            </w:pPr>
            <w:bookmarkStart w:id="66" w:name="_3dy6vkm" w:colFirst="0" w:colLast="0"/>
            <w:bookmarkEnd w:id="66"/>
            <w:r>
              <w:rPr>
                <w:rFonts w:ascii="Proxima Nova" w:eastAsia="Proxima Nova" w:hAnsi="Proxima Nova" w:cs="Proxima Nova"/>
                <w:i/>
                <w:iCs/>
                <w:sz w:val="20"/>
                <w:szCs w:val="20"/>
              </w:rPr>
              <w:t>Yes/No</w:t>
            </w:r>
          </w:p>
        </w:tc>
      </w:tr>
      <w:tr w:rsidR="00745905" w14:paraId="5BCCB34A"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ECCDEC1"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title, H1 &amp; meta description (If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48A6189"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5F0AC9D"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706F4A6"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Target keyword appears in first paragraph, but not more than 1x every 100 words afterward (no KW stuffing)</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0E46B2E"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4D18701C" w14:textId="77777777">
        <w:trPr>
          <w:trHeight w:val="28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D1AC1E6"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Detailed subheadings (h2s, H3s, etc) used including keywords. Summarize content when possible</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68D7D9B"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29E0DA10"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91C2FB"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Skimmable content. Uses SHORT (1-3 sentence) paragraphs and/or bullets, lists, etc. to break it up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BF1E4BD"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3D898615" w14:textId="77777777">
        <w:trPr>
          <w:trHeight w:val="34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21A6284"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Links to important internal pages are included (for instance,  your top service or product pages)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423F77"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311F0583"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FE9A2E7"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Links to other relevant topics &amp; blogs (Browse your sitemap for inspiration)</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11B5881"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745905" w14:paraId="4352D34A" w14:textId="77777777">
        <w:trPr>
          <w:trHeight w:val="12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0E23325B" w14:textId="77777777" w:rsidR="00745905" w:rsidRDefault="00000000">
            <w:pPr>
              <w:spacing w:line="240" w:lineRule="auto"/>
              <w:rPr>
                <w:rFonts w:ascii="Proxima Nova" w:eastAsia="Proxima Nova" w:hAnsi="Proxima Nova" w:cs="Proxima Nova"/>
                <w:i/>
                <w:iCs/>
                <w:sz w:val="20"/>
                <w:szCs w:val="20"/>
              </w:rPr>
            </w:pPr>
            <w:r>
              <w:rPr>
                <w:rFonts w:ascii="Proxima Nova" w:eastAsia="Proxima Nova" w:hAnsi="Proxima Nova" w:cs="Proxima Nova"/>
                <w:sz w:val="20"/>
                <w:szCs w:val="20"/>
              </w:rPr>
              <w:t>Outbound links included for references or claims</w:t>
            </w:r>
            <w:r>
              <w:rPr>
                <w:rFonts w:ascii="Proxima Nova" w:eastAsia="Proxima Nova" w:hAnsi="Proxima Nova" w:cs="Proxima Nova"/>
                <w:i/>
                <w:iCs/>
                <w:sz w:val="20"/>
                <w:szCs w:val="20"/>
              </w:rPr>
              <w:t xml:space="preserve"> if necessary to build credibility</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74F96A3"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N/A</w:t>
            </w:r>
          </w:p>
        </w:tc>
      </w:tr>
      <w:tr w:rsidR="00745905" w14:paraId="4431F54A"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B80A342"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free of spelling &amp; grammar mistakes</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10411F6"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75CF0C2" w14:textId="77777777">
        <w:trPr>
          <w:trHeight w:val="330"/>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B9BF984"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Content aligns with content style guide/brand guidelines. </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9C00A6E"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1087C78C"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38D114D"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Content is unique, not copied directly from any source, (including AI)</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5DD941C"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r w:rsidR="00745905" w14:paraId="65203CBF" w14:textId="77777777">
        <w:trPr>
          <w:trHeight w:val="315"/>
        </w:trPr>
        <w:tc>
          <w:tcPr>
            <w:tcW w:w="942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FF0360" w14:textId="77777777" w:rsidR="00745905" w:rsidRDefault="00000000">
            <w:pPr>
              <w:spacing w:line="240" w:lineRule="auto"/>
              <w:rPr>
                <w:rFonts w:ascii="Proxima Nova" w:eastAsia="Proxima Nova" w:hAnsi="Proxima Nova" w:cs="Proxima Nova"/>
                <w:sz w:val="20"/>
                <w:szCs w:val="20"/>
              </w:rPr>
            </w:pPr>
            <w:r>
              <w:rPr>
                <w:rFonts w:ascii="Proxima Nova" w:eastAsia="Proxima Nova" w:hAnsi="Proxima Nova" w:cs="Proxima Nova"/>
                <w:sz w:val="20"/>
                <w:szCs w:val="20"/>
              </w:rPr>
              <w:t>AI screenshot link attached at the top</w:t>
            </w:r>
          </w:p>
        </w:tc>
        <w:tc>
          <w:tcPr>
            <w:tcW w:w="104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9315896" w14:textId="77777777" w:rsidR="00745905" w:rsidRDefault="00000000">
            <w:pPr>
              <w:spacing w:line="240" w:lineRule="auto"/>
              <w:jc w:val="center"/>
              <w:rPr>
                <w:rFonts w:ascii="Proxima Nova" w:eastAsia="Proxima Nova" w:hAnsi="Proxima Nova" w:cs="Proxima Nova"/>
              </w:rPr>
            </w:pPr>
            <w:r>
              <w:rPr>
                <w:rFonts w:ascii="Proxima Nova" w:eastAsia="Proxima Nova" w:hAnsi="Proxima Nova" w:cs="Proxima Nova"/>
              </w:rPr>
              <w:t>Yes</w:t>
            </w:r>
          </w:p>
        </w:tc>
      </w:tr>
    </w:tbl>
    <w:p w14:paraId="20C74574" w14:textId="77777777" w:rsidR="00745905" w:rsidRDefault="00745905">
      <w:pPr>
        <w:spacing w:line="240" w:lineRule="auto"/>
        <w:rPr>
          <w:rFonts w:ascii="Proxima Nova" w:eastAsia="Proxima Nova" w:hAnsi="Proxima Nova" w:cs="Proxima Nova"/>
          <w:sz w:val="20"/>
          <w:szCs w:val="20"/>
        </w:rPr>
      </w:pPr>
    </w:p>
    <w:p w14:paraId="17C0335B" w14:textId="77777777" w:rsidR="00745905" w:rsidRDefault="00745905">
      <w:pPr>
        <w:pStyle w:val="Heading2"/>
        <w:spacing w:after="0" w:line="240" w:lineRule="auto"/>
        <w:rPr>
          <w:rFonts w:ascii="Calibri" w:eastAsia="Calibri" w:hAnsi="Calibri" w:cs="Calibri"/>
          <w:b/>
          <w:bCs/>
          <w:i/>
          <w:iCs/>
          <w:color w:val="034B7D"/>
        </w:rPr>
      </w:pPr>
      <w:bookmarkStart w:id="67" w:name="_izcavccdqbdi" w:colFirst="0" w:colLast="0"/>
      <w:bookmarkEnd w:id="67"/>
    </w:p>
    <w:tbl>
      <w:tblPr>
        <w:tblStyle w:val="a1"/>
        <w:tblW w:w="95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280"/>
        <w:gridCol w:w="1245"/>
      </w:tblGrid>
      <w:tr w:rsidR="00745905" w14:paraId="5800AF28" w14:textId="77777777">
        <w:trPr>
          <w:trHeight w:val="464"/>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37EF716" w14:textId="77777777" w:rsidR="00745905" w:rsidRDefault="00000000">
            <w:pPr>
              <w:pStyle w:val="Heading2"/>
              <w:spacing w:before="0" w:after="0" w:line="240" w:lineRule="auto"/>
              <w:rPr>
                <w:rFonts w:ascii="Calibri" w:eastAsia="Calibri" w:hAnsi="Calibri" w:cs="Calibri"/>
                <w:b/>
                <w:bCs/>
                <w:color w:val="034B7D"/>
                <w:sz w:val="20"/>
                <w:szCs w:val="20"/>
              </w:rPr>
            </w:pPr>
            <w:bookmarkStart w:id="68" w:name="_ungcid585f9e" w:colFirst="0" w:colLast="0"/>
            <w:bookmarkEnd w:id="68"/>
            <w:r>
              <w:rPr>
                <w:rFonts w:ascii="Calibri" w:eastAsia="Calibri" w:hAnsi="Calibri" w:cs="Calibri"/>
                <w:b/>
                <w:bCs/>
                <w:color w:val="034B7D"/>
              </w:rPr>
              <w:t xml:space="preserve">Implementation Best Practices: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78D9D657" w14:textId="77777777" w:rsidR="00745905" w:rsidRDefault="00000000">
            <w:pPr>
              <w:pStyle w:val="Heading2"/>
              <w:spacing w:before="0" w:after="0" w:line="240" w:lineRule="auto"/>
              <w:jc w:val="center"/>
              <w:rPr>
                <w:rFonts w:ascii="Calibri" w:eastAsia="Calibri" w:hAnsi="Calibri" w:cs="Calibri"/>
                <w:b/>
                <w:bCs/>
                <w:color w:val="034B7D"/>
              </w:rPr>
            </w:pPr>
            <w:bookmarkStart w:id="69" w:name="_l9bnpcmtance" w:colFirst="0" w:colLast="0"/>
            <w:bookmarkEnd w:id="69"/>
            <w:r>
              <w:rPr>
                <w:rFonts w:ascii="Calibri" w:eastAsia="Calibri" w:hAnsi="Calibri" w:cs="Calibri"/>
                <w:i/>
                <w:iCs/>
                <w:sz w:val="20"/>
                <w:szCs w:val="20"/>
              </w:rPr>
              <w:t>Yes/No</w:t>
            </w:r>
          </w:p>
        </w:tc>
      </w:tr>
      <w:tr w:rsidR="00745905" w14:paraId="2D619BB7" w14:textId="77777777">
        <w:trPr>
          <w:trHeight w:val="330"/>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2D4C6C92"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Ensure “blog/article” schema is implemented</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67EDEB1D" w14:textId="77777777" w:rsidR="00745905" w:rsidRDefault="00745905">
            <w:pPr>
              <w:spacing w:line="240" w:lineRule="auto"/>
              <w:rPr>
                <w:rFonts w:ascii="Calibri" w:eastAsia="Calibri" w:hAnsi="Calibri" w:cs="Calibri"/>
                <w:sz w:val="20"/>
                <w:szCs w:val="20"/>
              </w:rPr>
            </w:pPr>
          </w:p>
        </w:tc>
      </w:tr>
      <w:tr w:rsidR="00745905" w14:paraId="0BEB4E76"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149F8FB4"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FAQ schema is implemented (if provided)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4858A629" w14:textId="77777777" w:rsidR="00745905" w:rsidRDefault="00745905">
            <w:pPr>
              <w:spacing w:line="240" w:lineRule="auto"/>
              <w:rPr>
                <w:rFonts w:ascii="Calibri" w:eastAsia="Calibri" w:hAnsi="Calibri" w:cs="Calibri"/>
                <w:sz w:val="20"/>
                <w:szCs w:val="20"/>
              </w:rPr>
            </w:pPr>
          </w:p>
        </w:tc>
      </w:tr>
      <w:tr w:rsidR="00745905" w14:paraId="4087CFF0" w14:textId="77777777">
        <w:trPr>
          <w:trHeight w:val="349"/>
        </w:trPr>
        <w:tc>
          <w:tcPr>
            <w:tcW w:w="8280"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5D2DB6FE" w14:textId="77777777" w:rsidR="00745905" w:rsidRDefault="00000000">
            <w:pPr>
              <w:spacing w:line="240" w:lineRule="auto"/>
              <w:rPr>
                <w:rFonts w:ascii="Calibri" w:eastAsia="Calibri" w:hAnsi="Calibri" w:cs="Calibri"/>
                <w:sz w:val="20"/>
                <w:szCs w:val="20"/>
              </w:rPr>
            </w:pPr>
            <w:r>
              <w:rPr>
                <w:rFonts w:ascii="Calibri" w:eastAsia="Calibri" w:hAnsi="Calibri" w:cs="Calibri"/>
                <w:sz w:val="20"/>
                <w:szCs w:val="20"/>
              </w:rPr>
              <w:t xml:space="preserve">Ensure any additional schema mentioned by PM in the task is implemented. </w:t>
            </w:r>
          </w:p>
        </w:tc>
        <w:tc>
          <w:tcPr>
            <w:tcW w:w="1245" w:type="dxa"/>
            <w:tcBorders>
              <w:top w:val="single" w:sz="6" w:space="0" w:color="CCCCCC"/>
              <w:left w:val="single" w:sz="6" w:space="0" w:color="CCCCCC"/>
              <w:bottom w:val="single" w:sz="6" w:space="0" w:color="CCCCCC"/>
              <w:right w:val="single" w:sz="6" w:space="0" w:color="CCCCCC"/>
            </w:tcBorders>
            <w:tcMar>
              <w:top w:w="40" w:type="dxa"/>
              <w:left w:w="40" w:type="dxa"/>
              <w:bottom w:w="40" w:type="dxa"/>
              <w:right w:w="40" w:type="dxa"/>
            </w:tcMar>
            <w:vAlign w:val="bottom"/>
          </w:tcPr>
          <w:p w14:paraId="3DD21BF8" w14:textId="77777777" w:rsidR="00745905" w:rsidRDefault="00745905">
            <w:pPr>
              <w:spacing w:line="240" w:lineRule="auto"/>
              <w:rPr>
                <w:rFonts w:ascii="Calibri" w:eastAsia="Calibri" w:hAnsi="Calibri" w:cs="Calibri"/>
                <w:sz w:val="20"/>
                <w:szCs w:val="20"/>
              </w:rPr>
            </w:pPr>
          </w:p>
        </w:tc>
      </w:tr>
    </w:tbl>
    <w:p w14:paraId="3540F1AC" w14:textId="77777777" w:rsidR="00745905" w:rsidRDefault="00745905"/>
    <w:sectPr w:rsidR="0074590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B84543"/>
    <w:multiLevelType w:val="multilevel"/>
    <w:tmpl w:val="B6E037E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2E6F89"/>
    <w:multiLevelType w:val="multilevel"/>
    <w:tmpl w:val="5DFE651E"/>
    <w:lvl w:ilvl="0">
      <w:start w:val="1"/>
      <w:numFmt w:val="bullet"/>
      <w:lvlText w:val="●"/>
      <w:lvlJc w:val="left"/>
      <w:pPr>
        <w:ind w:left="720" w:hanging="360"/>
      </w:pPr>
      <w:rPr>
        <w:rFonts w:ascii="Arial" w:eastAsia="Arial" w:hAnsi="Arial" w:cs="Arial"/>
        <w:b w:val="0"/>
        <w:bCs w:val="0"/>
        <w:i w:val="0"/>
        <w:iCs w:val="0"/>
        <w:smallCaps w:val="0"/>
        <w:color w:val="464644"/>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38359583">
    <w:abstractNumId w:val="1"/>
  </w:num>
  <w:num w:numId="2" w16cid:durableId="1502770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905"/>
    <w:rsid w:val="000E12CE"/>
    <w:rsid w:val="00216B88"/>
    <w:rsid w:val="00247FFB"/>
    <w:rsid w:val="00745905"/>
    <w:rsid w:val="009D7C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CB69"/>
  <w15:docId w15:val="{49F2E856-951E-4075-9312-221277719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glasschairmats.com/blogs/news/4-ergonomic-benefits-of-glass-office-floor-mats" TargetMode="External"/><Relationship Id="rId13" Type="http://schemas.openxmlformats.org/officeDocument/2006/relationships/hyperlink" Target="https://glasschairmats.com/blogs/news/choosing-a-chair-mat-for-hardwood-floor" TargetMode="External"/><Relationship Id="rId18" Type="http://schemas.openxmlformats.org/officeDocument/2006/relationships/hyperlink" Target="https://glasschairmats.com/products/rectangle-glass-chair-mats" TargetMode="External"/><Relationship Id="rId26" Type="http://schemas.openxmlformats.org/officeDocument/2006/relationships/hyperlink" Target="https://glasschairmats.com/products/rectangle-glass-chair-mats" TargetMode="External"/><Relationship Id="rId3" Type="http://schemas.openxmlformats.org/officeDocument/2006/relationships/settings" Target="settings.xml"/><Relationship Id="rId21" Type="http://schemas.openxmlformats.org/officeDocument/2006/relationships/hyperlink" Target="https://glasschairmats.com/blogs/news/best-gaming-chair-mat-elevate-your-gaming-experience" TargetMode="External"/><Relationship Id="rId7" Type="http://schemas.openxmlformats.org/officeDocument/2006/relationships/hyperlink" Target="https://glasschairmats.com/blogs/news/frequently-asked-questions-about-glass-floor-mats" TargetMode="External"/><Relationship Id="rId12" Type="http://schemas.openxmlformats.org/officeDocument/2006/relationships/hyperlink" Target="https://glasschairmats.com/pages/benefits-of-glass" TargetMode="External"/><Relationship Id="rId17" Type="http://schemas.openxmlformats.org/officeDocument/2006/relationships/hyperlink" Target="https://glasschairmats.com/collections/chair-mats" TargetMode="External"/><Relationship Id="rId25" Type="http://schemas.openxmlformats.org/officeDocument/2006/relationships/hyperlink" Target="https://glasschairmats.com/products/square-glass-chair-mats" TargetMode="External"/><Relationship Id="rId2" Type="http://schemas.openxmlformats.org/officeDocument/2006/relationships/styles" Target="styles.xml"/><Relationship Id="rId16" Type="http://schemas.openxmlformats.org/officeDocument/2006/relationships/hyperlink" Target="https://glasschairmats.com/products/desk-chair-casters" TargetMode="External"/><Relationship Id="rId20" Type="http://schemas.openxmlformats.org/officeDocument/2006/relationships/hyperlink" Target="https://glasschairmats.com/products/tabbed-glass-chair-mat" TargetMode="External"/><Relationship Id="rId29" Type="http://schemas.openxmlformats.org/officeDocument/2006/relationships/hyperlink" Target="tel:888-612-4322" TargetMode="External"/><Relationship Id="rId1" Type="http://schemas.openxmlformats.org/officeDocument/2006/relationships/numbering" Target="numbering.xml"/><Relationship Id="rId6" Type="http://schemas.openxmlformats.org/officeDocument/2006/relationships/hyperlink" Target="https://prnt.sc/fi1-Rgz-rX2p" TargetMode="External"/><Relationship Id="rId11" Type="http://schemas.openxmlformats.org/officeDocument/2006/relationships/hyperlink" Target="https://glasschairmats.com/blogs/news/invest-in-glass-chair-mats-over-cheap-plastic-mats" TargetMode="External"/><Relationship Id="rId24" Type="http://schemas.openxmlformats.org/officeDocument/2006/relationships/hyperlink" Target="https://glasschairmats.com/blogs/news/choosing-the-best-office-chair-mat" TargetMode="External"/><Relationship Id="rId5" Type="http://schemas.openxmlformats.org/officeDocument/2006/relationships/image" Target="media/image1.png"/><Relationship Id="rId15" Type="http://schemas.openxmlformats.org/officeDocument/2006/relationships/hyperlink" Target="https://glasschairmats.com/blogs/news/tips-for-choosing-the-best-glass-chair-mat" TargetMode="External"/><Relationship Id="rId23" Type="http://schemas.openxmlformats.org/officeDocument/2006/relationships/hyperlink" Target="https://glasschairmats.com/pages/contact" TargetMode="External"/><Relationship Id="rId28" Type="http://schemas.openxmlformats.org/officeDocument/2006/relationships/hyperlink" Target="https://glasschairmats.com/pages/contact" TargetMode="External"/><Relationship Id="rId10" Type="http://schemas.openxmlformats.org/officeDocument/2006/relationships/hyperlink" Target="https://www.defenselite.com/blog/what-is-tempered-glass/" TargetMode="External"/><Relationship Id="rId19" Type="http://schemas.openxmlformats.org/officeDocument/2006/relationships/hyperlink" Target="https://glasschairmats.com/products/square-glass-chair-mat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lasschairmats.com/products/tabbed-glass-chair-mat" TargetMode="External"/><Relationship Id="rId14" Type="http://schemas.openxmlformats.org/officeDocument/2006/relationships/hyperlink" Target="https://glasschairmats.com/blogs/news/5-reasons-to-buy-a-glass-chairmat" TargetMode="External"/><Relationship Id="rId22" Type="http://schemas.openxmlformats.org/officeDocument/2006/relationships/hyperlink" Target="https://glasschairmats.com/pages/lifetime-limited-warranty" TargetMode="External"/><Relationship Id="rId27" Type="http://schemas.openxmlformats.org/officeDocument/2006/relationships/hyperlink" Target="https://glasschairmats.com/products/tabbed-glass-chair-mat"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2507</Words>
  <Characters>14294</Characters>
  <Application>Microsoft Office Word</Application>
  <DocSecurity>0</DocSecurity>
  <Lines>119</Lines>
  <Paragraphs>33</Paragraphs>
  <ScaleCrop>false</ScaleCrop>
  <Company/>
  <LinksUpToDate>false</LinksUpToDate>
  <CharactersWithSpaces>16768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Siti Anisah Binte Esa</cp:lastModifiedBy>
  <cp:revision>3</cp:revision>
  <dcterms:created xsi:type="dcterms:W3CDTF">2026-10-14T02:16:00Z</dcterms:created>
  <dcterms:modified xsi:type="dcterms:W3CDTF">2026-10-14T02:18:00Z</dcterms:modified>
</cp:coreProperties>
</file>