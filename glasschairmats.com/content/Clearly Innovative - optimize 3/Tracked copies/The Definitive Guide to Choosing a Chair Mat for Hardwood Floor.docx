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B905D" w14:textId="77777777" w:rsidR="00F9630D" w:rsidRDefault="00000000">
      <w:pPr>
        <w:pStyle w:val="Heading1"/>
        <w:spacing w:after="0" w:line="240" w:lineRule="auto"/>
        <w:jc w:val="both"/>
        <w:rPr>
          <w:rFonts w:ascii="Proxima Nova" w:eastAsia="Proxima Nova" w:hAnsi="Proxima Nova" w:cs="Proxima Nova"/>
          <w:b/>
          <w:bCs/>
          <w:color w:val="034B7D"/>
        </w:rPr>
      </w:pPr>
      <w:bookmarkStart w:id="0" w:name="_gjdgxs" w:colFirst="0" w:colLast="0"/>
      <w:bookmarkEnd w:id="0"/>
      <w:r>
        <w:rPr>
          <w:rFonts w:ascii="Proxima Nova" w:eastAsia="Proxima Nova" w:hAnsi="Proxima Nova" w:cs="Proxima Nova"/>
          <w:b/>
          <w:bCs/>
          <w:noProof/>
          <w:color w:val="034B7D"/>
          <w:sz w:val="24"/>
          <w:szCs w:val="24"/>
        </w:rPr>
        <w:drawing>
          <wp:inline distT="114300" distB="114300" distL="114300" distR="114300" wp14:anchorId="54AD44DE" wp14:editId="1637CB4C">
            <wp:extent cx="3195638" cy="581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95638" cy="581025"/>
                    </a:xfrm>
                    <a:prstGeom prst="rect">
                      <a:avLst/>
                    </a:prstGeom>
                    <a:ln/>
                  </pic:spPr>
                </pic:pic>
              </a:graphicData>
            </a:graphic>
          </wp:inline>
        </w:drawing>
      </w:r>
    </w:p>
    <w:p w14:paraId="430E03D2" w14:textId="77777777" w:rsidR="00F9630D" w:rsidRDefault="00F9630D">
      <w:pPr>
        <w:spacing w:line="240" w:lineRule="auto"/>
        <w:rPr>
          <w:rFonts w:ascii="Proxima Nova" w:eastAsia="Proxima Nova" w:hAnsi="Proxima Nova" w:cs="Proxima Nova"/>
          <w:sz w:val="20"/>
          <w:szCs w:val="20"/>
        </w:rPr>
      </w:pPr>
    </w:p>
    <w:tbl>
      <w:tblPr>
        <w:tblStyle w:val="a"/>
        <w:tblW w:w="10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0"/>
        <w:gridCol w:w="7960"/>
      </w:tblGrid>
      <w:tr w:rsidR="00F9630D" w14:paraId="089990B9" w14:textId="77777777">
        <w:tc>
          <w:tcPr>
            <w:tcW w:w="2500" w:type="dxa"/>
            <w:shd w:val="clear" w:color="auto" w:fill="auto"/>
            <w:tcMar>
              <w:top w:w="100" w:type="dxa"/>
              <w:left w:w="100" w:type="dxa"/>
              <w:bottom w:w="100" w:type="dxa"/>
              <w:right w:w="100" w:type="dxa"/>
            </w:tcMar>
          </w:tcPr>
          <w:p w14:paraId="0BB5666F"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AI Check Screenshot*</w:t>
            </w:r>
          </w:p>
        </w:tc>
        <w:tc>
          <w:tcPr>
            <w:tcW w:w="7960" w:type="dxa"/>
            <w:shd w:val="clear" w:color="auto" w:fill="auto"/>
            <w:tcMar>
              <w:top w:w="100" w:type="dxa"/>
              <w:left w:w="100" w:type="dxa"/>
              <w:bottom w:w="100" w:type="dxa"/>
              <w:right w:w="100" w:type="dxa"/>
            </w:tcMar>
          </w:tcPr>
          <w:p w14:paraId="49276D51" w14:textId="77777777" w:rsidR="00F9630D" w:rsidRDefault="00000000">
            <w:pPr>
              <w:spacing w:line="240" w:lineRule="auto"/>
              <w:rPr>
                <w:rFonts w:ascii="Proxima Nova" w:eastAsia="Proxima Nova" w:hAnsi="Proxima Nova" w:cs="Proxima Nova"/>
                <w:sz w:val="20"/>
                <w:szCs w:val="20"/>
              </w:rPr>
            </w:pPr>
            <w:hyperlink r:id="rId6">
              <w:r>
                <w:rPr>
                  <w:rFonts w:ascii="Proxima Nova" w:eastAsia="Proxima Nova" w:hAnsi="Proxima Nova" w:cs="Proxima Nova"/>
                  <w:color w:val="1155CC"/>
                  <w:sz w:val="20"/>
                  <w:szCs w:val="20"/>
                  <w:u w:val="single"/>
                </w:rPr>
                <w:t>https://prnt.sc/vma_i-Ps3LDc</w:t>
              </w:r>
            </w:hyperlink>
            <w:r>
              <w:rPr>
                <w:rFonts w:ascii="Proxima Nova" w:eastAsia="Proxima Nova" w:hAnsi="Proxima Nova" w:cs="Proxima Nova"/>
                <w:sz w:val="20"/>
                <w:szCs w:val="20"/>
              </w:rPr>
              <w:t xml:space="preserve"> </w:t>
            </w:r>
          </w:p>
        </w:tc>
      </w:tr>
      <w:tr w:rsidR="00F9630D" w14:paraId="148F1BED" w14:textId="77777777">
        <w:tc>
          <w:tcPr>
            <w:tcW w:w="2500" w:type="dxa"/>
            <w:shd w:val="clear" w:color="auto" w:fill="auto"/>
            <w:tcMar>
              <w:top w:w="100" w:type="dxa"/>
              <w:left w:w="100" w:type="dxa"/>
              <w:bottom w:w="100" w:type="dxa"/>
              <w:right w:w="100" w:type="dxa"/>
            </w:tcMar>
          </w:tcPr>
          <w:p w14:paraId="0651C9F3"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Target keyword: </w:t>
            </w:r>
          </w:p>
        </w:tc>
        <w:tc>
          <w:tcPr>
            <w:tcW w:w="7960" w:type="dxa"/>
            <w:shd w:val="clear" w:color="auto" w:fill="auto"/>
            <w:tcMar>
              <w:top w:w="100" w:type="dxa"/>
              <w:left w:w="100" w:type="dxa"/>
              <w:bottom w:w="100" w:type="dxa"/>
              <w:right w:w="100" w:type="dxa"/>
            </w:tcMar>
          </w:tcPr>
          <w:p w14:paraId="0ABD205C" w14:textId="083BAD3C" w:rsidR="00F9630D" w:rsidRDefault="00E824CA">
            <w:pPr>
              <w:widowControl w:val="0"/>
              <w:spacing w:line="240" w:lineRule="auto"/>
              <w:rPr>
                <w:rFonts w:ascii="Calibri" w:eastAsia="Calibri" w:hAnsi="Calibri" w:cs="Calibri"/>
              </w:rPr>
            </w:pPr>
            <w:r w:rsidRPr="00E824CA">
              <w:rPr>
                <w:rFonts w:ascii="Calibri" w:eastAsia="Calibri" w:hAnsi="Calibri" w:cs="Calibri"/>
              </w:rPr>
              <w:t>Best Chair Mats for Hardwood Floors</w:t>
            </w:r>
          </w:p>
        </w:tc>
      </w:tr>
      <w:tr w:rsidR="00F9630D" w14:paraId="7A3E6974" w14:textId="77777777">
        <w:tc>
          <w:tcPr>
            <w:tcW w:w="2500" w:type="dxa"/>
            <w:shd w:val="clear" w:color="auto" w:fill="auto"/>
            <w:tcMar>
              <w:top w:w="100" w:type="dxa"/>
              <w:left w:w="100" w:type="dxa"/>
              <w:bottom w:w="100" w:type="dxa"/>
              <w:right w:w="100" w:type="dxa"/>
            </w:tcMar>
          </w:tcPr>
          <w:p w14:paraId="512F16E8"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Meta Description:</w:t>
            </w:r>
          </w:p>
        </w:tc>
        <w:tc>
          <w:tcPr>
            <w:tcW w:w="7960" w:type="dxa"/>
            <w:shd w:val="clear" w:color="auto" w:fill="auto"/>
            <w:tcMar>
              <w:top w:w="100" w:type="dxa"/>
              <w:left w:w="100" w:type="dxa"/>
              <w:bottom w:w="100" w:type="dxa"/>
              <w:right w:w="100" w:type="dxa"/>
            </w:tcMar>
          </w:tcPr>
          <w:p w14:paraId="168EAAE2" w14:textId="77777777" w:rsidR="00F9630D" w:rsidRDefault="00000000">
            <w:pPr>
              <w:widowControl w:val="0"/>
              <w:spacing w:line="240" w:lineRule="auto"/>
              <w:rPr>
                <w:rFonts w:ascii="Calibri" w:eastAsia="Calibri" w:hAnsi="Calibri" w:cs="Calibri"/>
              </w:rPr>
            </w:pPr>
            <w:ins w:id="1" w:author="Alicia Han" w:date="2026-10-13T06:57:00Z">
              <w:r>
                <w:rPr>
                  <w:rFonts w:ascii="Calibri" w:eastAsia="Calibri" w:hAnsi="Calibri" w:cs="Calibri"/>
                  <w:rPrChange w:id="2" w:author="Alicia Han" w:date="2026-10-13T06:57:00Z">
                    <w:rPr>
                      <w:rFonts w:ascii="Proxima Nova" w:eastAsia="Proxima Nova" w:hAnsi="Proxima Nova" w:cs="Proxima Nova"/>
                      <w:sz w:val="20"/>
                      <w:szCs w:val="20"/>
                    </w:rPr>
                  </w:rPrChange>
                </w:rPr>
                <w:t xml:space="preserve">Compare glass, polycarbonate, PVC and bamboo chair mats for hardwood floors on scratch risk, thickness, lifespan, price and warranty, with sizes for every desk. </w:t>
              </w:r>
            </w:ins>
            <w:del w:id="3" w:author="Alicia Han" w:date="2026-10-13T06:57:00Z">
              <w:r>
                <w:rPr>
                  <w:rFonts w:ascii="Calibri" w:eastAsia="Calibri" w:hAnsi="Calibri" w:cs="Calibri"/>
                </w:rPr>
                <w:delText>Clearly Innovative provides a guide to choosing a chair mat for hardwood floors based on strength and smooth movement. Shop now to protect your floors.</w:delText>
              </w:r>
            </w:del>
          </w:p>
        </w:tc>
      </w:tr>
      <w:tr w:rsidR="00F9630D" w14:paraId="00BDB872" w14:textId="77777777">
        <w:tc>
          <w:tcPr>
            <w:tcW w:w="2500" w:type="dxa"/>
            <w:shd w:val="clear" w:color="auto" w:fill="auto"/>
            <w:tcMar>
              <w:top w:w="100" w:type="dxa"/>
              <w:left w:w="100" w:type="dxa"/>
              <w:bottom w:w="100" w:type="dxa"/>
              <w:right w:w="100" w:type="dxa"/>
            </w:tcMar>
          </w:tcPr>
          <w:p w14:paraId="476080AD"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Source URL</w:t>
            </w:r>
          </w:p>
        </w:tc>
        <w:tc>
          <w:tcPr>
            <w:tcW w:w="7960" w:type="dxa"/>
            <w:shd w:val="clear" w:color="auto" w:fill="auto"/>
            <w:tcMar>
              <w:top w:w="100" w:type="dxa"/>
              <w:left w:w="100" w:type="dxa"/>
              <w:bottom w:w="100" w:type="dxa"/>
              <w:right w:w="100" w:type="dxa"/>
            </w:tcMar>
          </w:tcPr>
          <w:p w14:paraId="5C35384D" w14:textId="77777777" w:rsidR="00F9630D" w:rsidRDefault="00000000">
            <w:pPr>
              <w:widowControl w:val="0"/>
              <w:spacing w:line="240" w:lineRule="auto"/>
              <w:rPr>
                <w:rFonts w:ascii="Proxima Nova" w:eastAsia="Proxima Nova" w:hAnsi="Proxima Nova" w:cs="Proxima Nova"/>
                <w:sz w:val="20"/>
                <w:szCs w:val="20"/>
              </w:rPr>
            </w:pPr>
            <w:hyperlink r:id="rId7">
              <w:r>
                <w:rPr>
                  <w:rFonts w:ascii="Proxima Nova" w:eastAsia="Proxima Nova" w:hAnsi="Proxima Nova" w:cs="Proxima Nova"/>
                  <w:color w:val="1155CC"/>
                  <w:sz w:val="20"/>
                  <w:szCs w:val="20"/>
                  <w:u w:val="single"/>
                </w:rPr>
                <w:t>https://glasschairmats.com/blogs/news/choosing-a-chair-mat-for-hardwood-floor</w:t>
              </w:r>
            </w:hyperlink>
            <w:r>
              <w:rPr>
                <w:rFonts w:ascii="Proxima Nova" w:eastAsia="Proxima Nova" w:hAnsi="Proxima Nova" w:cs="Proxima Nova"/>
                <w:sz w:val="20"/>
                <w:szCs w:val="20"/>
              </w:rPr>
              <w:t xml:space="preserve"> </w:t>
            </w:r>
          </w:p>
        </w:tc>
      </w:tr>
    </w:tbl>
    <w:p w14:paraId="0959920F" w14:textId="77777777" w:rsidR="00F9630D" w:rsidRDefault="00000000">
      <w:pPr>
        <w:pStyle w:val="Heading1"/>
        <w:spacing w:before="0" w:after="200"/>
        <w:jc w:val="center"/>
        <w:rPr>
          <w:rFonts w:ascii="Proxima Nova" w:eastAsia="Proxima Nova" w:hAnsi="Proxima Nova" w:cs="Proxima Nova"/>
          <w:b/>
          <w:bCs/>
          <w:color w:val="034B7D"/>
          <w:sz w:val="48"/>
          <w:szCs w:val="48"/>
        </w:rPr>
      </w:pPr>
      <w:bookmarkStart w:id="4" w:name="_30j0zll" w:colFirst="0" w:colLast="0"/>
      <w:bookmarkEnd w:id="4"/>
      <w:r>
        <w:rPr>
          <w:rFonts w:ascii="Proxima Nova" w:eastAsia="Proxima Nova" w:hAnsi="Proxima Nova" w:cs="Proxima Nova"/>
          <w:sz w:val="20"/>
          <w:szCs w:val="20"/>
        </w:rPr>
        <w:br/>
      </w:r>
      <w:ins w:id="5" w:author="Alicia Han" w:date="2026-10-13T06:56:00Z">
        <w:r>
          <w:rPr>
            <w:rFonts w:ascii="Proxima Nova" w:eastAsia="Proxima Nova" w:hAnsi="Proxima Nova" w:cs="Proxima Nova"/>
            <w:b/>
            <w:bCs/>
            <w:color w:val="034B7D"/>
            <w:sz w:val="48"/>
            <w:szCs w:val="48"/>
            <w:rPrChange w:id="6" w:author="Alicia Han" w:date="2026-10-13T06:56:00Z">
              <w:rPr>
                <w:rFonts w:ascii="Proxima Nova" w:eastAsia="Proxima Nova" w:hAnsi="Proxima Nova" w:cs="Proxima Nova"/>
                <w:sz w:val="20"/>
                <w:szCs w:val="20"/>
              </w:rPr>
            </w:rPrChange>
          </w:rPr>
          <w:t>Best Chair Mats for Hardwood Floors: Glass, Plastic and Bamboo Compared</w:t>
        </w:r>
      </w:ins>
      <w:del w:id="7" w:author="Alicia Han" w:date="2026-10-13T06:56:00Z">
        <w:r>
          <w:rPr>
            <w:rFonts w:ascii="Proxima Nova" w:eastAsia="Proxima Nova" w:hAnsi="Proxima Nova" w:cs="Proxima Nova"/>
            <w:b/>
            <w:bCs/>
            <w:color w:val="034B7D"/>
            <w:sz w:val="48"/>
            <w:szCs w:val="48"/>
          </w:rPr>
          <w:delText>The Definitive Guide to Choosing a Chair Mat for Hardwood Floor</w:delText>
        </w:r>
      </w:del>
    </w:p>
    <w:p w14:paraId="4C44F61B" w14:textId="77777777" w:rsidR="00F9630D" w:rsidRDefault="00000000">
      <w:pPr>
        <w:spacing w:after="200"/>
        <w:rPr>
          <w:ins w:id="8" w:author="Alicia Han" w:date="2026-10-13T07:22:00Z"/>
          <w:rFonts w:ascii="Calibri" w:eastAsia="Calibri" w:hAnsi="Calibri" w:cs="Calibri"/>
        </w:rPr>
      </w:pPr>
      <w:r>
        <w:rPr>
          <w:rFonts w:ascii="Calibri" w:eastAsia="Calibri" w:hAnsi="Calibri" w:cs="Calibri"/>
        </w:rPr>
        <w:t xml:space="preserve">Protecting your hardwood floors is essential, especially if your office chair sees daily use. A high-quality chair mat preserves the look and condition of your floors and enhances your workspace by making movement more accessible and ergonomic. A </w:t>
      </w:r>
      <w:hyperlink r:id="rId8">
        <w:r>
          <w:rPr>
            <w:rFonts w:ascii="Calibri" w:eastAsia="Calibri" w:hAnsi="Calibri" w:cs="Calibri"/>
            <w:color w:val="1155CC"/>
            <w:u w:val="single"/>
          </w:rPr>
          <w:t>glass floor mat</w:t>
        </w:r>
      </w:hyperlink>
      <w:r>
        <w:rPr>
          <w:rFonts w:ascii="Calibri" w:eastAsia="Calibri" w:hAnsi="Calibri" w:cs="Calibri"/>
        </w:rPr>
        <w:t xml:space="preserve"> offers unparalleled benefits if you want the perfect solution. In this guide, we'll walk you through everything you need to know to choose the best chair mats for hardwood floors.</w:t>
      </w:r>
    </w:p>
    <w:p w14:paraId="0CA2590B" w14:textId="77777777" w:rsidR="00F9630D" w:rsidRPr="00F9630D" w:rsidRDefault="00000000">
      <w:pPr>
        <w:pStyle w:val="Heading2"/>
        <w:rPr>
          <w:ins w:id="9" w:author="Alicia Han" w:date="2026-10-13T07:22:00Z"/>
          <w:rFonts w:ascii="Calibri" w:eastAsia="Calibri" w:hAnsi="Calibri" w:cs="Calibri"/>
          <w:b/>
          <w:bCs/>
          <w:color w:val="034B7D"/>
          <w:rPrChange w:id="10" w:author="Alicia Han" w:date="2026-10-13T07:22:00Z">
            <w:rPr>
              <w:ins w:id="11" w:author="Alicia Han" w:date="2026-10-13T07:22:00Z"/>
              <w:rFonts w:ascii="Calibri" w:eastAsia="Calibri" w:hAnsi="Calibri" w:cs="Calibri"/>
            </w:rPr>
          </w:rPrChange>
        </w:rPr>
      </w:pPr>
      <w:bookmarkStart w:id="12" w:name="_s7ed7z7t9woa" w:colFirst="0" w:colLast="0"/>
      <w:bookmarkEnd w:id="12"/>
      <w:ins w:id="13" w:author="Alicia Han" w:date="2026-10-13T07:22:00Z">
        <w:r>
          <w:rPr>
            <w:rFonts w:ascii="Calibri" w:eastAsia="Calibri" w:hAnsi="Calibri" w:cs="Calibri"/>
            <w:b/>
            <w:bCs/>
            <w:color w:val="034B7D"/>
            <w:rPrChange w:id="14" w:author="Alicia Han" w:date="2026-10-13T07:22:00Z">
              <w:rPr>
                <w:rFonts w:ascii="Calibri" w:eastAsia="Calibri" w:hAnsi="Calibri" w:cs="Calibri"/>
              </w:rPr>
            </w:rPrChange>
          </w:rPr>
          <w:t>Chair Mat Comparison for Hardwood Floors</w:t>
        </w:r>
      </w:ins>
    </w:p>
    <w:p w14:paraId="4B3EB417" w14:textId="77777777" w:rsidR="00F9630D" w:rsidRPr="00F9630D" w:rsidRDefault="00F9630D">
      <w:pPr>
        <w:rPr>
          <w:ins w:id="15" w:author="Alicia Han" w:date="2026-10-13T07:22:00Z"/>
          <w:rPrChange w:id="16" w:author="Alicia Han" w:date="2026-10-13T07:22:00Z">
            <w:rPr>
              <w:ins w:id="17" w:author="Alicia Han" w:date="2026-10-13T07:22:00Z"/>
              <w:rFonts w:ascii="Calibri" w:eastAsia="Calibri" w:hAnsi="Calibri" w:cs="Calibri"/>
            </w:rPr>
          </w:rPrChange>
        </w:rPr>
      </w:pPr>
    </w:p>
    <w:tbl>
      <w:tblPr>
        <w:tblStyle w:val="a0"/>
        <w:tblW w:w="10875"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2190"/>
        <w:gridCol w:w="1755"/>
        <w:gridCol w:w="1530"/>
        <w:gridCol w:w="1560"/>
        <w:gridCol w:w="2055"/>
      </w:tblGrid>
      <w:tr w:rsidR="00F9630D" w14:paraId="79037D90" w14:textId="77777777">
        <w:trPr>
          <w:ins w:id="18" w:author="Alicia Han" w:date="2026-10-13T07:22:00Z"/>
        </w:trPr>
        <w:tc>
          <w:tcPr>
            <w:tcW w:w="1785" w:type="dxa"/>
            <w:shd w:val="clear" w:color="auto" w:fill="auto"/>
            <w:tcMar>
              <w:top w:w="100" w:type="dxa"/>
              <w:left w:w="100" w:type="dxa"/>
              <w:bottom w:w="100" w:type="dxa"/>
              <w:right w:w="100" w:type="dxa"/>
            </w:tcMar>
          </w:tcPr>
          <w:p w14:paraId="3F8FBFEE" w14:textId="77777777" w:rsidR="00F9630D" w:rsidRPr="00F9630D" w:rsidRDefault="00000000">
            <w:pPr>
              <w:widowControl w:val="0"/>
              <w:spacing w:line="240" w:lineRule="auto"/>
              <w:rPr>
                <w:ins w:id="19" w:author="Alicia Han" w:date="2026-10-13T07:22:00Z"/>
                <w:rFonts w:ascii="Calibri" w:eastAsia="Calibri" w:hAnsi="Calibri" w:cs="Calibri"/>
                <w:b/>
                <w:bCs/>
                <w:rPrChange w:id="20" w:author="Alicia Han" w:date="2026-10-13T07:22:00Z">
                  <w:rPr>
                    <w:ins w:id="21" w:author="Alicia Han" w:date="2026-10-13T07:22:00Z"/>
                    <w:rFonts w:ascii="Calibri" w:eastAsia="Calibri" w:hAnsi="Calibri" w:cs="Calibri"/>
                  </w:rPr>
                </w:rPrChange>
              </w:rPr>
            </w:pPr>
            <w:ins w:id="22" w:author="Alicia Han" w:date="2026-10-13T07:22:00Z">
              <w:r>
                <w:rPr>
                  <w:rFonts w:ascii="Calibri" w:eastAsia="Calibri" w:hAnsi="Calibri" w:cs="Calibri"/>
                  <w:b/>
                  <w:bCs/>
                  <w:rPrChange w:id="23" w:author="Alicia Han" w:date="2026-10-13T07:22:00Z">
                    <w:rPr>
                      <w:rFonts w:ascii="Calibri" w:eastAsia="Calibri" w:hAnsi="Calibri" w:cs="Calibri"/>
                    </w:rPr>
                  </w:rPrChange>
                </w:rPr>
                <w:t>Material</w:t>
              </w:r>
            </w:ins>
          </w:p>
        </w:tc>
        <w:tc>
          <w:tcPr>
            <w:tcW w:w="2190" w:type="dxa"/>
            <w:shd w:val="clear" w:color="auto" w:fill="auto"/>
            <w:tcMar>
              <w:top w:w="100" w:type="dxa"/>
              <w:left w:w="100" w:type="dxa"/>
              <w:bottom w:w="100" w:type="dxa"/>
              <w:right w:w="100" w:type="dxa"/>
            </w:tcMar>
          </w:tcPr>
          <w:p w14:paraId="08C2E4AE" w14:textId="77777777" w:rsidR="00F9630D" w:rsidRPr="00F9630D" w:rsidRDefault="00000000">
            <w:pPr>
              <w:widowControl w:val="0"/>
              <w:spacing w:line="240" w:lineRule="auto"/>
              <w:rPr>
                <w:ins w:id="24" w:author="Alicia Han" w:date="2026-10-13T07:22:00Z"/>
                <w:rFonts w:ascii="Calibri" w:eastAsia="Calibri" w:hAnsi="Calibri" w:cs="Calibri"/>
                <w:b/>
                <w:bCs/>
                <w:rPrChange w:id="25" w:author="Alicia Han" w:date="2026-10-13T07:22:00Z">
                  <w:rPr>
                    <w:ins w:id="26" w:author="Alicia Han" w:date="2026-10-13T07:22:00Z"/>
                    <w:rFonts w:ascii="Calibri" w:eastAsia="Calibri" w:hAnsi="Calibri" w:cs="Calibri"/>
                  </w:rPr>
                </w:rPrChange>
              </w:rPr>
            </w:pPr>
            <w:ins w:id="27" w:author="Alicia Han" w:date="2026-10-13T07:22:00Z">
              <w:r>
                <w:rPr>
                  <w:rFonts w:ascii="Calibri" w:eastAsia="Calibri" w:hAnsi="Calibri" w:cs="Calibri"/>
                  <w:b/>
                  <w:bCs/>
                  <w:rPrChange w:id="28" w:author="Alicia Han" w:date="2026-10-13T07:22:00Z">
                    <w:rPr>
                      <w:rFonts w:ascii="Calibri" w:eastAsia="Calibri" w:hAnsi="Calibri" w:cs="Calibri"/>
                    </w:rPr>
                  </w:rPrChange>
                </w:rPr>
                <w:t>Scratch risk to hardwood</w:t>
              </w:r>
            </w:ins>
          </w:p>
        </w:tc>
        <w:tc>
          <w:tcPr>
            <w:tcW w:w="1755" w:type="dxa"/>
            <w:shd w:val="clear" w:color="auto" w:fill="auto"/>
            <w:tcMar>
              <w:top w:w="100" w:type="dxa"/>
              <w:left w:w="100" w:type="dxa"/>
              <w:bottom w:w="100" w:type="dxa"/>
              <w:right w:w="100" w:type="dxa"/>
            </w:tcMar>
          </w:tcPr>
          <w:p w14:paraId="37CBAB2C" w14:textId="77777777" w:rsidR="00F9630D" w:rsidRPr="00F9630D" w:rsidRDefault="00000000">
            <w:pPr>
              <w:widowControl w:val="0"/>
              <w:spacing w:line="240" w:lineRule="auto"/>
              <w:rPr>
                <w:ins w:id="29" w:author="Alicia Han" w:date="2026-10-13T07:22:00Z"/>
                <w:rFonts w:ascii="Calibri" w:eastAsia="Calibri" w:hAnsi="Calibri" w:cs="Calibri"/>
                <w:b/>
                <w:bCs/>
                <w:rPrChange w:id="30" w:author="Alicia Han" w:date="2026-10-13T07:22:00Z">
                  <w:rPr>
                    <w:ins w:id="31" w:author="Alicia Han" w:date="2026-10-13T07:22:00Z"/>
                    <w:rFonts w:ascii="Calibri" w:eastAsia="Calibri" w:hAnsi="Calibri" w:cs="Calibri"/>
                  </w:rPr>
                </w:rPrChange>
              </w:rPr>
            </w:pPr>
            <w:ins w:id="32" w:author="Alicia Han" w:date="2026-10-13T07:22:00Z">
              <w:r>
                <w:rPr>
                  <w:rFonts w:ascii="Calibri" w:eastAsia="Calibri" w:hAnsi="Calibri" w:cs="Calibri"/>
                  <w:b/>
                  <w:bCs/>
                  <w:rPrChange w:id="33" w:author="Alicia Han" w:date="2026-10-13T07:22:00Z">
                    <w:rPr>
                      <w:rFonts w:ascii="Calibri" w:eastAsia="Calibri" w:hAnsi="Calibri" w:cs="Calibri"/>
                    </w:rPr>
                  </w:rPrChange>
                </w:rPr>
                <w:t>Typical thickness</w:t>
              </w:r>
            </w:ins>
          </w:p>
        </w:tc>
        <w:tc>
          <w:tcPr>
            <w:tcW w:w="1530" w:type="dxa"/>
            <w:shd w:val="clear" w:color="auto" w:fill="auto"/>
            <w:tcMar>
              <w:top w:w="100" w:type="dxa"/>
              <w:left w:w="100" w:type="dxa"/>
              <w:bottom w:w="100" w:type="dxa"/>
              <w:right w:w="100" w:type="dxa"/>
            </w:tcMar>
          </w:tcPr>
          <w:p w14:paraId="1B728729" w14:textId="77777777" w:rsidR="00F9630D" w:rsidRPr="00F9630D" w:rsidRDefault="00000000">
            <w:pPr>
              <w:widowControl w:val="0"/>
              <w:spacing w:line="240" w:lineRule="auto"/>
              <w:rPr>
                <w:ins w:id="34" w:author="Alicia Han" w:date="2026-10-13T07:22:00Z"/>
                <w:rFonts w:ascii="Calibri" w:eastAsia="Calibri" w:hAnsi="Calibri" w:cs="Calibri"/>
                <w:b/>
                <w:bCs/>
                <w:rPrChange w:id="35" w:author="Alicia Han" w:date="2026-10-13T07:22:00Z">
                  <w:rPr>
                    <w:ins w:id="36" w:author="Alicia Han" w:date="2026-10-13T07:22:00Z"/>
                    <w:rFonts w:ascii="Calibri" w:eastAsia="Calibri" w:hAnsi="Calibri" w:cs="Calibri"/>
                  </w:rPr>
                </w:rPrChange>
              </w:rPr>
            </w:pPr>
            <w:ins w:id="37" w:author="Alicia Han" w:date="2026-10-13T07:22:00Z">
              <w:r>
                <w:rPr>
                  <w:rFonts w:ascii="Calibri" w:eastAsia="Calibri" w:hAnsi="Calibri" w:cs="Calibri"/>
                  <w:b/>
                  <w:bCs/>
                  <w:rPrChange w:id="38" w:author="Alicia Han" w:date="2026-10-13T07:22:00Z">
                    <w:rPr>
                      <w:rFonts w:ascii="Calibri" w:eastAsia="Calibri" w:hAnsi="Calibri" w:cs="Calibri"/>
                    </w:rPr>
                  </w:rPrChange>
                </w:rPr>
                <w:t>Expected lifespan</w:t>
              </w:r>
            </w:ins>
          </w:p>
        </w:tc>
        <w:tc>
          <w:tcPr>
            <w:tcW w:w="1560" w:type="dxa"/>
            <w:shd w:val="clear" w:color="auto" w:fill="auto"/>
            <w:tcMar>
              <w:top w:w="100" w:type="dxa"/>
              <w:left w:w="100" w:type="dxa"/>
              <w:bottom w:w="100" w:type="dxa"/>
              <w:right w:w="100" w:type="dxa"/>
            </w:tcMar>
          </w:tcPr>
          <w:p w14:paraId="13B7F103" w14:textId="77777777" w:rsidR="00F9630D" w:rsidRPr="00F9630D" w:rsidRDefault="00000000">
            <w:pPr>
              <w:widowControl w:val="0"/>
              <w:spacing w:line="240" w:lineRule="auto"/>
              <w:rPr>
                <w:ins w:id="39" w:author="Alicia Han" w:date="2026-10-13T07:22:00Z"/>
                <w:rFonts w:ascii="Calibri" w:eastAsia="Calibri" w:hAnsi="Calibri" w:cs="Calibri"/>
                <w:b/>
                <w:bCs/>
                <w:rPrChange w:id="40" w:author="Alicia Han" w:date="2026-10-13T07:22:00Z">
                  <w:rPr>
                    <w:ins w:id="41" w:author="Alicia Han" w:date="2026-10-13T07:22:00Z"/>
                    <w:rFonts w:ascii="Calibri" w:eastAsia="Calibri" w:hAnsi="Calibri" w:cs="Calibri"/>
                  </w:rPr>
                </w:rPrChange>
              </w:rPr>
            </w:pPr>
            <w:ins w:id="42" w:author="Alicia Han" w:date="2026-10-13T07:22:00Z">
              <w:r>
                <w:rPr>
                  <w:rFonts w:ascii="Calibri" w:eastAsia="Calibri" w:hAnsi="Calibri" w:cs="Calibri"/>
                  <w:b/>
                  <w:bCs/>
                  <w:rPrChange w:id="43" w:author="Alicia Han" w:date="2026-10-13T07:22:00Z">
                    <w:rPr>
                      <w:rFonts w:ascii="Calibri" w:eastAsia="Calibri" w:hAnsi="Calibri" w:cs="Calibri"/>
                    </w:rPr>
                  </w:rPrChange>
                </w:rPr>
                <w:t>Typical price</w:t>
              </w:r>
            </w:ins>
          </w:p>
        </w:tc>
        <w:tc>
          <w:tcPr>
            <w:tcW w:w="2055" w:type="dxa"/>
            <w:shd w:val="clear" w:color="auto" w:fill="auto"/>
            <w:tcMar>
              <w:top w:w="100" w:type="dxa"/>
              <w:left w:w="100" w:type="dxa"/>
              <w:bottom w:w="100" w:type="dxa"/>
              <w:right w:w="100" w:type="dxa"/>
            </w:tcMar>
          </w:tcPr>
          <w:p w14:paraId="12A5ADA6" w14:textId="77777777" w:rsidR="00F9630D" w:rsidRPr="00F9630D" w:rsidRDefault="00000000">
            <w:pPr>
              <w:widowControl w:val="0"/>
              <w:spacing w:line="240" w:lineRule="auto"/>
              <w:rPr>
                <w:ins w:id="44" w:author="Alicia Han" w:date="2026-10-13T07:22:00Z"/>
                <w:rFonts w:ascii="Calibri" w:eastAsia="Calibri" w:hAnsi="Calibri" w:cs="Calibri"/>
                <w:b/>
                <w:bCs/>
                <w:rPrChange w:id="45" w:author="Alicia Han" w:date="2026-10-13T07:22:00Z">
                  <w:rPr>
                    <w:ins w:id="46" w:author="Alicia Han" w:date="2026-10-13T07:22:00Z"/>
                    <w:rFonts w:ascii="Calibri" w:eastAsia="Calibri" w:hAnsi="Calibri" w:cs="Calibri"/>
                  </w:rPr>
                </w:rPrChange>
              </w:rPr>
            </w:pPr>
            <w:ins w:id="47" w:author="Alicia Han" w:date="2026-10-13T07:22:00Z">
              <w:r>
                <w:rPr>
                  <w:rFonts w:ascii="Calibri" w:eastAsia="Calibri" w:hAnsi="Calibri" w:cs="Calibri"/>
                  <w:b/>
                  <w:bCs/>
                  <w:rPrChange w:id="48" w:author="Alicia Han" w:date="2026-10-13T07:22:00Z">
                    <w:rPr>
                      <w:rFonts w:ascii="Calibri" w:eastAsia="Calibri" w:hAnsi="Calibri" w:cs="Calibri"/>
                    </w:rPr>
                  </w:rPrChange>
                </w:rPr>
                <w:t>Warranty</w:t>
              </w:r>
            </w:ins>
          </w:p>
        </w:tc>
      </w:tr>
      <w:tr w:rsidR="00F9630D" w14:paraId="06E646D0" w14:textId="77777777">
        <w:trPr>
          <w:ins w:id="49" w:author="Alicia Han" w:date="2026-10-13T07:22:00Z"/>
        </w:trPr>
        <w:tc>
          <w:tcPr>
            <w:tcW w:w="1785" w:type="dxa"/>
            <w:shd w:val="clear" w:color="auto" w:fill="auto"/>
            <w:tcMar>
              <w:top w:w="100" w:type="dxa"/>
              <w:left w:w="100" w:type="dxa"/>
              <w:bottom w:w="100" w:type="dxa"/>
              <w:right w:w="100" w:type="dxa"/>
            </w:tcMar>
          </w:tcPr>
          <w:p w14:paraId="15F4E95D" w14:textId="77777777" w:rsidR="00F9630D" w:rsidRPr="00F9630D" w:rsidRDefault="00000000">
            <w:pPr>
              <w:widowControl w:val="0"/>
              <w:spacing w:line="240" w:lineRule="auto"/>
              <w:rPr>
                <w:ins w:id="50" w:author="Alicia Han" w:date="2026-10-13T07:22:00Z"/>
                <w:rFonts w:ascii="Calibri" w:eastAsia="Calibri" w:hAnsi="Calibri" w:cs="Calibri"/>
                <w:b/>
                <w:bCs/>
                <w:rPrChange w:id="51" w:author="Alicia Han" w:date="2026-10-13T07:22:00Z">
                  <w:rPr>
                    <w:ins w:id="52" w:author="Alicia Han" w:date="2026-10-13T07:22:00Z"/>
                    <w:rFonts w:ascii="Calibri" w:eastAsia="Calibri" w:hAnsi="Calibri" w:cs="Calibri"/>
                  </w:rPr>
                </w:rPrChange>
              </w:rPr>
            </w:pPr>
            <w:ins w:id="53" w:author="Alicia Han" w:date="2026-10-13T07:22:00Z">
              <w:r>
                <w:rPr>
                  <w:rFonts w:ascii="Calibri" w:eastAsia="Calibri" w:hAnsi="Calibri" w:cs="Calibri"/>
                  <w:b/>
                  <w:bCs/>
                  <w:rPrChange w:id="54" w:author="Alicia Han" w:date="2026-10-13T07:22:00Z">
                    <w:rPr>
                      <w:rFonts w:ascii="Calibri" w:eastAsia="Calibri" w:hAnsi="Calibri" w:cs="Calibri"/>
                    </w:rPr>
                  </w:rPrChange>
                </w:rPr>
                <w:t>Tempered glass</w:t>
              </w:r>
            </w:ins>
          </w:p>
        </w:tc>
        <w:tc>
          <w:tcPr>
            <w:tcW w:w="2190" w:type="dxa"/>
            <w:shd w:val="clear" w:color="auto" w:fill="auto"/>
            <w:tcMar>
              <w:top w:w="100" w:type="dxa"/>
              <w:left w:w="100" w:type="dxa"/>
              <w:bottom w:w="100" w:type="dxa"/>
              <w:right w:w="100" w:type="dxa"/>
            </w:tcMar>
          </w:tcPr>
          <w:p w14:paraId="6FA94590" w14:textId="77777777" w:rsidR="00F9630D" w:rsidRDefault="00000000">
            <w:pPr>
              <w:widowControl w:val="0"/>
              <w:spacing w:line="240" w:lineRule="auto"/>
              <w:rPr>
                <w:ins w:id="55" w:author="Alicia Han" w:date="2026-10-13T07:22:00Z"/>
                <w:rFonts w:ascii="Calibri" w:eastAsia="Calibri" w:hAnsi="Calibri" w:cs="Calibri"/>
              </w:rPr>
            </w:pPr>
            <w:ins w:id="56" w:author="Alicia Han" w:date="2026-10-13T07:22:00Z">
              <w:r>
                <w:rPr>
                  <w:rFonts w:ascii="Calibri" w:eastAsia="Calibri" w:hAnsi="Calibri" w:cs="Calibri"/>
                </w:rPr>
                <w:t>Low when properly installed and kept free of grit and debris</w:t>
              </w:r>
            </w:ins>
          </w:p>
        </w:tc>
        <w:tc>
          <w:tcPr>
            <w:tcW w:w="1755" w:type="dxa"/>
            <w:shd w:val="clear" w:color="auto" w:fill="auto"/>
            <w:tcMar>
              <w:top w:w="100" w:type="dxa"/>
              <w:left w:w="100" w:type="dxa"/>
              <w:bottom w:w="100" w:type="dxa"/>
              <w:right w:w="100" w:type="dxa"/>
            </w:tcMar>
          </w:tcPr>
          <w:p w14:paraId="4BDE88AB" w14:textId="77777777" w:rsidR="00F9630D" w:rsidRDefault="00000000">
            <w:pPr>
              <w:widowControl w:val="0"/>
              <w:spacing w:line="240" w:lineRule="auto"/>
              <w:rPr>
                <w:ins w:id="57" w:author="Alicia Han" w:date="2026-10-13T07:22:00Z"/>
                <w:rFonts w:ascii="Calibri" w:eastAsia="Calibri" w:hAnsi="Calibri" w:cs="Calibri"/>
              </w:rPr>
            </w:pPr>
            <w:ins w:id="58" w:author="Alicia Han" w:date="2026-10-13T07:22:00Z">
              <w:r>
                <w:rPr>
                  <w:rFonts w:ascii="Calibri" w:eastAsia="Calibri" w:hAnsi="Calibri" w:cs="Calibri"/>
                </w:rPr>
                <w:t>¼ inch, with a 1-inch beveled edge on Clearly Innovative mats</w:t>
              </w:r>
            </w:ins>
          </w:p>
        </w:tc>
        <w:tc>
          <w:tcPr>
            <w:tcW w:w="1530" w:type="dxa"/>
            <w:shd w:val="clear" w:color="auto" w:fill="auto"/>
            <w:tcMar>
              <w:top w:w="100" w:type="dxa"/>
              <w:left w:w="100" w:type="dxa"/>
              <w:bottom w:w="100" w:type="dxa"/>
              <w:right w:w="100" w:type="dxa"/>
            </w:tcMar>
          </w:tcPr>
          <w:p w14:paraId="332DDC91" w14:textId="77777777" w:rsidR="00F9630D" w:rsidRDefault="00000000">
            <w:pPr>
              <w:widowControl w:val="0"/>
              <w:spacing w:line="240" w:lineRule="auto"/>
              <w:rPr>
                <w:ins w:id="59" w:author="Alicia Han" w:date="2026-10-13T07:22:00Z"/>
                <w:rFonts w:ascii="Calibri" w:eastAsia="Calibri" w:hAnsi="Calibri" w:cs="Calibri"/>
              </w:rPr>
            </w:pPr>
            <w:ins w:id="60" w:author="Alicia Han" w:date="2026-10-13T07:22:00Z">
              <w:r>
                <w:rPr>
                  <w:rFonts w:ascii="Calibri" w:eastAsia="Calibri" w:hAnsi="Calibri" w:cs="Calibri"/>
                </w:rPr>
                <w:t>Designed for long-term use; potentially a lifetime with proper care</w:t>
              </w:r>
            </w:ins>
          </w:p>
        </w:tc>
        <w:tc>
          <w:tcPr>
            <w:tcW w:w="1560" w:type="dxa"/>
            <w:shd w:val="clear" w:color="auto" w:fill="auto"/>
            <w:tcMar>
              <w:top w:w="100" w:type="dxa"/>
              <w:left w:w="100" w:type="dxa"/>
              <w:bottom w:w="100" w:type="dxa"/>
              <w:right w:w="100" w:type="dxa"/>
            </w:tcMar>
          </w:tcPr>
          <w:p w14:paraId="0173755B" w14:textId="77777777" w:rsidR="00F9630D" w:rsidRDefault="00000000">
            <w:pPr>
              <w:widowControl w:val="0"/>
              <w:spacing w:line="240" w:lineRule="auto"/>
              <w:rPr>
                <w:ins w:id="61" w:author="Alicia Han" w:date="2026-10-13T07:22:00Z"/>
                <w:rFonts w:ascii="Calibri" w:eastAsia="Calibri" w:hAnsi="Calibri" w:cs="Calibri"/>
              </w:rPr>
            </w:pPr>
            <w:ins w:id="62" w:author="Alicia Han" w:date="2026-10-13T07:22:00Z">
              <w:r>
                <w:rPr>
                  <w:rFonts w:ascii="Calibri" w:eastAsia="Calibri" w:hAnsi="Calibri" w:cs="Calibri"/>
                </w:rPr>
                <w:t>$200–$700+ for glass chair mats, depending on size and style</w:t>
              </w:r>
            </w:ins>
          </w:p>
        </w:tc>
        <w:tc>
          <w:tcPr>
            <w:tcW w:w="2055" w:type="dxa"/>
            <w:shd w:val="clear" w:color="auto" w:fill="auto"/>
            <w:tcMar>
              <w:top w:w="100" w:type="dxa"/>
              <w:left w:w="100" w:type="dxa"/>
              <w:bottom w:w="100" w:type="dxa"/>
              <w:right w:w="100" w:type="dxa"/>
            </w:tcMar>
          </w:tcPr>
          <w:p w14:paraId="4569CCE5" w14:textId="77777777" w:rsidR="00F9630D" w:rsidRDefault="00000000">
            <w:pPr>
              <w:widowControl w:val="0"/>
              <w:spacing w:line="240" w:lineRule="auto"/>
              <w:rPr>
                <w:ins w:id="63" w:author="Alicia Han" w:date="2026-10-13T07:22:00Z"/>
                <w:rFonts w:ascii="Calibri" w:eastAsia="Calibri" w:hAnsi="Calibri" w:cs="Calibri"/>
              </w:rPr>
            </w:pPr>
            <w:ins w:id="64" w:author="Alicia Han" w:date="2026-10-13T07:22:00Z">
              <w:r>
                <w:rPr>
                  <w:rFonts w:ascii="Calibri" w:eastAsia="Calibri" w:hAnsi="Calibri" w:cs="Calibri"/>
                </w:rPr>
                <w:t>Lifetime Limited Warranty against qualifying defects; exclusions apply</w:t>
              </w:r>
            </w:ins>
          </w:p>
        </w:tc>
      </w:tr>
      <w:tr w:rsidR="00F9630D" w14:paraId="74F749EC" w14:textId="77777777">
        <w:trPr>
          <w:ins w:id="65" w:author="Alicia Han" w:date="2026-10-13T07:22:00Z"/>
        </w:trPr>
        <w:tc>
          <w:tcPr>
            <w:tcW w:w="1785" w:type="dxa"/>
            <w:shd w:val="clear" w:color="auto" w:fill="auto"/>
            <w:tcMar>
              <w:top w:w="100" w:type="dxa"/>
              <w:left w:w="100" w:type="dxa"/>
              <w:bottom w:w="100" w:type="dxa"/>
              <w:right w:w="100" w:type="dxa"/>
            </w:tcMar>
          </w:tcPr>
          <w:p w14:paraId="4B373B6E" w14:textId="77777777" w:rsidR="00F9630D" w:rsidRPr="00F9630D" w:rsidRDefault="00000000">
            <w:pPr>
              <w:widowControl w:val="0"/>
              <w:spacing w:line="240" w:lineRule="auto"/>
              <w:rPr>
                <w:ins w:id="66" w:author="Alicia Han" w:date="2026-10-13T07:22:00Z"/>
                <w:rFonts w:ascii="Calibri" w:eastAsia="Calibri" w:hAnsi="Calibri" w:cs="Calibri"/>
                <w:b/>
                <w:bCs/>
                <w:rPrChange w:id="67" w:author="Alicia Han" w:date="2026-10-13T07:22:00Z">
                  <w:rPr>
                    <w:ins w:id="68" w:author="Alicia Han" w:date="2026-10-13T07:22:00Z"/>
                    <w:rFonts w:ascii="Calibri" w:eastAsia="Calibri" w:hAnsi="Calibri" w:cs="Calibri"/>
                  </w:rPr>
                </w:rPrChange>
              </w:rPr>
            </w:pPr>
            <w:ins w:id="69" w:author="Alicia Han" w:date="2026-10-13T07:22:00Z">
              <w:r>
                <w:rPr>
                  <w:rFonts w:ascii="Calibri" w:eastAsia="Calibri" w:hAnsi="Calibri" w:cs="Calibri"/>
                  <w:b/>
                  <w:bCs/>
                  <w:rPrChange w:id="70" w:author="Alicia Han" w:date="2026-10-13T07:22:00Z">
                    <w:rPr>
                      <w:rFonts w:ascii="Calibri" w:eastAsia="Calibri" w:hAnsi="Calibri" w:cs="Calibri"/>
                    </w:rPr>
                  </w:rPrChange>
                </w:rPr>
                <w:t>Polycarbonate</w:t>
              </w:r>
            </w:ins>
          </w:p>
        </w:tc>
        <w:tc>
          <w:tcPr>
            <w:tcW w:w="2190" w:type="dxa"/>
            <w:shd w:val="clear" w:color="auto" w:fill="auto"/>
            <w:tcMar>
              <w:top w:w="100" w:type="dxa"/>
              <w:left w:w="100" w:type="dxa"/>
              <w:bottom w:w="100" w:type="dxa"/>
              <w:right w:w="100" w:type="dxa"/>
            </w:tcMar>
          </w:tcPr>
          <w:p w14:paraId="20EFC8B3" w14:textId="77777777" w:rsidR="00F9630D" w:rsidRDefault="00000000">
            <w:pPr>
              <w:widowControl w:val="0"/>
              <w:spacing w:line="240" w:lineRule="auto"/>
              <w:rPr>
                <w:ins w:id="71" w:author="Alicia Han" w:date="2026-10-13T07:22:00Z"/>
                <w:rFonts w:ascii="Calibri" w:eastAsia="Calibri" w:hAnsi="Calibri" w:cs="Calibri"/>
              </w:rPr>
            </w:pPr>
            <w:ins w:id="72" w:author="Alicia Han" w:date="2026-10-13T07:22:00Z">
              <w:r>
                <w:rPr>
                  <w:rFonts w:ascii="Calibri" w:eastAsia="Calibri" w:hAnsi="Calibri" w:cs="Calibri"/>
                </w:rPr>
                <w:t>Low when used on hardwood with a smooth, floor-safe underside; trapped debris can cause scratches</w:t>
              </w:r>
            </w:ins>
          </w:p>
        </w:tc>
        <w:tc>
          <w:tcPr>
            <w:tcW w:w="1755" w:type="dxa"/>
            <w:shd w:val="clear" w:color="auto" w:fill="auto"/>
            <w:tcMar>
              <w:top w:w="100" w:type="dxa"/>
              <w:left w:w="100" w:type="dxa"/>
              <w:bottom w:w="100" w:type="dxa"/>
              <w:right w:w="100" w:type="dxa"/>
            </w:tcMar>
          </w:tcPr>
          <w:p w14:paraId="29F3376C" w14:textId="77777777" w:rsidR="00F9630D" w:rsidRDefault="00000000">
            <w:pPr>
              <w:widowControl w:val="0"/>
              <w:spacing w:line="240" w:lineRule="auto"/>
              <w:rPr>
                <w:ins w:id="73" w:author="Alicia Han" w:date="2026-10-13T07:22:00Z"/>
                <w:rFonts w:ascii="Calibri" w:eastAsia="Calibri" w:hAnsi="Calibri" w:cs="Calibri"/>
              </w:rPr>
            </w:pPr>
            <w:ins w:id="74" w:author="Alicia Han" w:date="2026-10-13T07:22:00Z">
              <w:r>
                <w:rPr>
                  <w:rFonts w:ascii="Calibri" w:eastAsia="Calibri" w:hAnsi="Calibri" w:cs="Calibri"/>
                </w:rPr>
                <w:t>Approximately 1/16–⅛ inch</w:t>
              </w:r>
            </w:ins>
          </w:p>
        </w:tc>
        <w:tc>
          <w:tcPr>
            <w:tcW w:w="1530" w:type="dxa"/>
            <w:shd w:val="clear" w:color="auto" w:fill="auto"/>
            <w:tcMar>
              <w:top w:w="100" w:type="dxa"/>
              <w:left w:w="100" w:type="dxa"/>
              <w:bottom w:w="100" w:type="dxa"/>
              <w:right w:w="100" w:type="dxa"/>
            </w:tcMar>
          </w:tcPr>
          <w:p w14:paraId="72A1ED24" w14:textId="77777777" w:rsidR="00F9630D" w:rsidRDefault="00000000">
            <w:pPr>
              <w:widowControl w:val="0"/>
              <w:spacing w:line="240" w:lineRule="auto"/>
              <w:rPr>
                <w:ins w:id="75" w:author="Alicia Han" w:date="2026-10-13T07:22:00Z"/>
                <w:rFonts w:ascii="Calibri" w:eastAsia="Calibri" w:hAnsi="Calibri" w:cs="Calibri"/>
              </w:rPr>
            </w:pPr>
            <w:ins w:id="76" w:author="Alicia Han" w:date="2026-10-13T07:22:00Z">
              <w:r>
                <w:rPr>
                  <w:rFonts w:ascii="Calibri" w:eastAsia="Calibri" w:hAnsi="Calibri" w:cs="Calibri"/>
                </w:rPr>
                <w:t>Approximately 3–10 years, depending on quality and use</w:t>
              </w:r>
            </w:ins>
          </w:p>
        </w:tc>
        <w:tc>
          <w:tcPr>
            <w:tcW w:w="1560" w:type="dxa"/>
            <w:shd w:val="clear" w:color="auto" w:fill="auto"/>
            <w:tcMar>
              <w:top w:w="100" w:type="dxa"/>
              <w:left w:w="100" w:type="dxa"/>
              <w:bottom w:w="100" w:type="dxa"/>
              <w:right w:w="100" w:type="dxa"/>
            </w:tcMar>
          </w:tcPr>
          <w:p w14:paraId="49138626" w14:textId="77777777" w:rsidR="00F9630D" w:rsidRDefault="00000000">
            <w:pPr>
              <w:widowControl w:val="0"/>
              <w:spacing w:line="240" w:lineRule="auto"/>
              <w:rPr>
                <w:ins w:id="77" w:author="Alicia Han" w:date="2026-10-13T07:22:00Z"/>
                <w:rFonts w:ascii="Calibri" w:eastAsia="Calibri" w:hAnsi="Calibri" w:cs="Calibri"/>
              </w:rPr>
            </w:pPr>
            <w:ins w:id="78" w:author="Alicia Han" w:date="2026-10-13T07:22:00Z">
              <w:r>
                <w:rPr>
                  <w:rFonts w:ascii="Calibri" w:eastAsia="Calibri" w:hAnsi="Calibri" w:cs="Calibri"/>
                </w:rPr>
                <w:t>Approximately $50–$150</w:t>
              </w:r>
            </w:ins>
          </w:p>
        </w:tc>
        <w:tc>
          <w:tcPr>
            <w:tcW w:w="2055" w:type="dxa"/>
            <w:shd w:val="clear" w:color="auto" w:fill="auto"/>
            <w:tcMar>
              <w:top w:w="100" w:type="dxa"/>
              <w:left w:w="100" w:type="dxa"/>
              <w:bottom w:w="100" w:type="dxa"/>
              <w:right w:w="100" w:type="dxa"/>
            </w:tcMar>
          </w:tcPr>
          <w:p w14:paraId="0D0E3441" w14:textId="77777777" w:rsidR="00F9630D" w:rsidRDefault="00000000">
            <w:pPr>
              <w:widowControl w:val="0"/>
              <w:spacing w:line="240" w:lineRule="auto"/>
              <w:rPr>
                <w:ins w:id="79" w:author="Alicia Han" w:date="2026-10-13T07:22:00Z"/>
                <w:rFonts w:ascii="Calibri" w:eastAsia="Calibri" w:hAnsi="Calibri" w:cs="Calibri"/>
              </w:rPr>
            </w:pPr>
            <w:ins w:id="80" w:author="Alicia Han" w:date="2026-10-13T07:22:00Z">
              <w:r>
                <w:rPr>
                  <w:rFonts w:ascii="Calibri" w:eastAsia="Calibri" w:hAnsi="Calibri" w:cs="Calibri"/>
                </w:rPr>
                <w:t>Varies by manufacturer</w:t>
              </w:r>
            </w:ins>
          </w:p>
        </w:tc>
      </w:tr>
      <w:tr w:rsidR="00F9630D" w14:paraId="1842DEA9" w14:textId="77777777">
        <w:trPr>
          <w:ins w:id="81" w:author="Alicia Han" w:date="2026-10-13T07:22:00Z"/>
        </w:trPr>
        <w:tc>
          <w:tcPr>
            <w:tcW w:w="1785" w:type="dxa"/>
            <w:shd w:val="clear" w:color="auto" w:fill="auto"/>
            <w:tcMar>
              <w:top w:w="100" w:type="dxa"/>
              <w:left w:w="100" w:type="dxa"/>
              <w:bottom w:w="100" w:type="dxa"/>
              <w:right w:w="100" w:type="dxa"/>
            </w:tcMar>
          </w:tcPr>
          <w:p w14:paraId="4DDBD84C" w14:textId="77777777" w:rsidR="00F9630D" w:rsidRPr="00F9630D" w:rsidRDefault="00000000">
            <w:pPr>
              <w:widowControl w:val="0"/>
              <w:spacing w:line="240" w:lineRule="auto"/>
              <w:rPr>
                <w:ins w:id="82" w:author="Alicia Han" w:date="2026-10-13T07:22:00Z"/>
                <w:rFonts w:ascii="Calibri" w:eastAsia="Calibri" w:hAnsi="Calibri" w:cs="Calibri"/>
                <w:b/>
                <w:bCs/>
                <w:rPrChange w:id="83" w:author="Alicia Han" w:date="2026-10-13T07:22:00Z">
                  <w:rPr>
                    <w:ins w:id="84" w:author="Alicia Han" w:date="2026-10-13T07:22:00Z"/>
                    <w:rFonts w:ascii="Calibri" w:eastAsia="Calibri" w:hAnsi="Calibri" w:cs="Calibri"/>
                  </w:rPr>
                </w:rPrChange>
              </w:rPr>
            </w:pPr>
            <w:ins w:id="85" w:author="Alicia Han" w:date="2026-10-13T07:22:00Z">
              <w:r>
                <w:rPr>
                  <w:rFonts w:ascii="Calibri" w:eastAsia="Calibri" w:hAnsi="Calibri" w:cs="Calibri"/>
                  <w:b/>
                  <w:bCs/>
                  <w:rPrChange w:id="86" w:author="Alicia Han" w:date="2026-10-13T07:22:00Z">
                    <w:rPr>
                      <w:rFonts w:ascii="Calibri" w:eastAsia="Calibri" w:hAnsi="Calibri" w:cs="Calibri"/>
                    </w:rPr>
                  </w:rPrChange>
                </w:rPr>
                <w:t>PVC or vinyl</w:t>
              </w:r>
            </w:ins>
          </w:p>
        </w:tc>
        <w:tc>
          <w:tcPr>
            <w:tcW w:w="2190" w:type="dxa"/>
            <w:shd w:val="clear" w:color="auto" w:fill="auto"/>
            <w:tcMar>
              <w:top w:w="100" w:type="dxa"/>
              <w:left w:w="100" w:type="dxa"/>
              <w:bottom w:w="100" w:type="dxa"/>
              <w:right w:w="100" w:type="dxa"/>
            </w:tcMar>
          </w:tcPr>
          <w:p w14:paraId="0605B54D" w14:textId="77777777" w:rsidR="00F9630D" w:rsidRDefault="00000000">
            <w:pPr>
              <w:widowControl w:val="0"/>
              <w:spacing w:line="240" w:lineRule="auto"/>
              <w:rPr>
                <w:ins w:id="87" w:author="Alicia Han" w:date="2026-10-13T07:22:00Z"/>
                <w:rFonts w:ascii="Calibri" w:eastAsia="Calibri" w:hAnsi="Calibri" w:cs="Calibri"/>
              </w:rPr>
            </w:pPr>
            <w:ins w:id="88" w:author="Alicia Han" w:date="2026-10-13T07:22:00Z">
              <w:r>
                <w:rPr>
                  <w:rFonts w:ascii="Calibri" w:eastAsia="Calibri" w:hAnsi="Calibri" w:cs="Calibri"/>
                </w:rPr>
                <w:t xml:space="preserve">Low to moderate when designed for hard floors; curling, wear, or trapped </w:t>
              </w:r>
              <w:r>
                <w:rPr>
                  <w:rFonts w:ascii="Calibri" w:eastAsia="Calibri" w:hAnsi="Calibri" w:cs="Calibri"/>
                </w:rPr>
                <w:lastRenderedPageBreak/>
                <w:t>debris can increase risk</w:t>
              </w:r>
            </w:ins>
          </w:p>
        </w:tc>
        <w:tc>
          <w:tcPr>
            <w:tcW w:w="1755" w:type="dxa"/>
            <w:shd w:val="clear" w:color="auto" w:fill="auto"/>
            <w:tcMar>
              <w:top w:w="100" w:type="dxa"/>
              <w:left w:w="100" w:type="dxa"/>
              <w:bottom w:w="100" w:type="dxa"/>
              <w:right w:w="100" w:type="dxa"/>
            </w:tcMar>
          </w:tcPr>
          <w:p w14:paraId="24090EB6" w14:textId="77777777" w:rsidR="00F9630D" w:rsidRDefault="00000000">
            <w:pPr>
              <w:widowControl w:val="0"/>
              <w:spacing w:line="240" w:lineRule="auto"/>
              <w:rPr>
                <w:ins w:id="89" w:author="Alicia Han" w:date="2026-10-13T07:22:00Z"/>
                <w:rFonts w:ascii="Calibri" w:eastAsia="Calibri" w:hAnsi="Calibri" w:cs="Calibri"/>
              </w:rPr>
            </w:pPr>
            <w:ins w:id="90" w:author="Alicia Han" w:date="2026-10-13T07:22:00Z">
              <w:r>
                <w:rPr>
                  <w:rFonts w:ascii="Calibri" w:eastAsia="Calibri" w:hAnsi="Calibri" w:cs="Calibri"/>
                </w:rPr>
                <w:lastRenderedPageBreak/>
                <w:t>Approximately 1/16–⅛ inch</w:t>
              </w:r>
            </w:ins>
          </w:p>
        </w:tc>
        <w:tc>
          <w:tcPr>
            <w:tcW w:w="1530" w:type="dxa"/>
            <w:shd w:val="clear" w:color="auto" w:fill="auto"/>
            <w:tcMar>
              <w:top w:w="100" w:type="dxa"/>
              <w:left w:w="100" w:type="dxa"/>
              <w:bottom w:w="100" w:type="dxa"/>
              <w:right w:w="100" w:type="dxa"/>
            </w:tcMar>
          </w:tcPr>
          <w:p w14:paraId="0A861764" w14:textId="77777777" w:rsidR="00F9630D" w:rsidRDefault="00000000">
            <w:pPr>
              <w:widowControl w:val="0"/>
              <w:spacing w:line="240" w:lineRule="auto"/>
              <w:rPr>
                <w:ins w:id="91" w:author="Alicia Han" w:date="2026-10-13T07:22:00Z"/>
                <w:rFonts w:ascii="Calibri" w:eastAsia="Calibri" w:hAnsi="Calibri" w:cs="Calibri"/>
              </w:rPr>
            </w:pPr>
            <w:ins w:id="92" w:author="Alicia Han" w:date="2026-10-13T07:22:00Z">
              <w:r>
                <w:rPr>
                  <w:rFonts w:ascii="Calibri" w:eastAsia="Calibri" w:hAnsi="Calibri" w:cs="Calibri"/>
                </w:rPr>
                <w:t xml:space="preserve">Approximately 1–5 years, depending on quality and </w:t>
              </w:r>
              <w:r>
                <w:rPr>
                  <w:rFonts w:ascii="Calibri" w:eastAsia="Calibri" w:hAnsi="Calibri" w:cs="Calibri"/>
                </w:rPr>
                <w:lastRenderedPageBreak/>
                <w:t>use</w:t>
              </w:r>
            </w:ins>
          </w:p>
        </w:tc>
        <w:tc>
          <w:tcPr>
            <w:tcW w:w="1560" w:type="dxa"/>
            <w:shd w:val="clear" w:color="auto" w:fill="auto"/>
            <w:tcMar>
              <w:top w:w="100" w:type="dxa"/>
              <w:left w:w="100" w:type="dxa"/>
              <w:bottom w:w="100" w:type="dxa"/>
              <w:right w:w="100" w:type="dxa"/>
            </w:tcMar>
          </w:tcPr>
          <w:p w14:paraId="553BFE71" w14:textId="77777777" w:rsidR="00F9630D" w:rsidRDefault="00000000">
            <w:pPr>
              <w:widowControl w:val="0"/>
              <w:spacing w:line="240" w:lineRule="auto"/>
              <w:rPr>
                <w:ins w:id="93" w:author="Alicia Han" w:date="2026-10-13T07:22:00Z"/>
                <w:rFonts w:ascii="Calibri" w:eastAsia="Calibri" w:hAnsi="Calibri" w:cs="Calibri"/>
              </w:rPr>
            </w:pPr>
            <w:ins w:id="94" w:author="Alicia Han" w:date="2026-10-13T07:22:00Z">
              <w:r>
                <w:rPr>
                  <w:rFonts w:ascii="Calibri" w:eastAsia="Calibri" w:hAnsi="Calibri" w:cs="Calibri"/>
                </w:rPr>
                <w:lastRenderedPageBreak/>
                <w:t>Approximately $20–$70</w:t>
              </w:r>
            </w:ins>
          </w:p>
        </w:tc>
        <w:tc>
          <w:tcPr>
            <w:tcW w:w="2055" w:type="dxa"/>
            <w:shd w:val="clear" w:color="auto" w:fill="auto"/>
            <w:tcMar>
              <w:top w:w="100" w:type="dxa"/>
              <w:left w:w="100" w:type="dxa"/>
              <w:bottom w:w="100" w:type="dxa"/>
              <w:right w:w="100" w:type="dxa"/>
            </w:tcMar>
          </w:tcPr>
          <w:p w14:paraId="799D07D8" w14:textId="77777777" w:rsidR="00F9630D" w:rsidRDefault="00000000">
            <w:pPr>
              <w:widowControl w:val="0"/>
              <w:spacing w:line="240" w:lineRule="auto"/>
              <w:rPr>
                <w:ins w:id="95" w:author="Alicia Han" w:date="2026-10-13T07:22:00Z"/>
                <w:rFonts w:ascii="Calibri" w:eastAsia="Calibri" w:hAnsi="Calibri" w:cs="Calibri"/>
              </w:rPr>
            </w:pPr>
            <w:ins w:id="96" w:author="Alicia Han" w:date="2026-10-13T07:22:00Z">
              <w:r>
                <w:rPr>
                  <w:rFonts w:ascii="Calibri" w:eastAsia="Calibri" w:hAnsi="Calibri" w:cs="Calibri"/>
                </w:rPr>
                <w:t>Varies by manufacturer</w:t>
              </w:r>
            </w:ins>
          </w:p>
        </w:tc>
      </w:tr>
      <w:tr w:rsidR="00F9630D" w14:paraId="458920D2" w14:textId="77777777">
        <w:trPr>
          <w:ins w:id="97" w:author="Alicia Han" w:date="2026-10-13T07:22:00Z"/>
        </w:trPr>
        <w:tc>
          <w:tcPr>
            <w:tcW w:w="1785" w:type="dxa"/>
            <w:shd w:val="clear" w:color="auto" w:fill="auto"/>
            <w:tcMar>
              <w:top w:w="100" w:type="dxa"/>
              <w:left w:w="100" w:type="dxa"/>
              <w:bottom w:w="100" w:type="dxa"/>
              <w:right w:w="100" w:type="dxa"/>
            </w:tcMar>
          </w:tcPr>
          <w:p w14:paraId="5864B02A" w14:textId="77777777" w:rsidR="00F9630D" w:rsidRPr="00F9630D" w:rsidRDefault="00000000">
            <w:pPr>
              <w:widowControl w:val="0"/>
              <w:spacing w:line="240" w:lineRule="auto"/>
              <w:rPr>
                <w:ins w:id="98" w:author="Alicia Han" w:date="2026-10-13T07:22:00Z"/>
                <w:rFonts w:ascii="Calibri" w:eastAsia="Calibri" w:hAnsi="Calibri" w:cs="Calibri"/>
                <w:b/>
                <w:bCs/>
                <w:rPrChange w:id="99" w:author="Alicia Han" w:date="2026-10-13T07:22:00Z">
                  <w:rPr>
                    <w:ins w:id="100" w:author="Alicia Han" w:date="2026-10-13T07:22:00Z"/>
                    <w:rFonts w:ascii="Calibri" w:eastAsia="Calibri" w:hAnsi="Calibri" w:cs="Calibri"/>
                  </w:rPr>
                </w:rPrChange>
              </w:rPr>
            </w:pPr>
            <w:ins w:id="101" w:author="Alicia Han" w:date="2026-10-13T07:22:00Z">
              <w:r>
                <w:rPr>
                  <w:rFonts w:ascii="Calibri" w:eastAsia="Calibri" w:hAnsi="Calibri" w:cs="Calibri"/>
                  <w:b/>
                  <w:bCs/>
                  <w:rPrChange w:id="102" w:author="Alicia Han" w:date="2026-10-13T07:22:00Z">
                    <w:rPr>
                      <w:rFonts w:ascii="Calibri" w:eastAsia="Calibri" w:hAnsi="Calibri" w:cs="Calibri"/>
                    </w:rPr>
                  </w:rPrChange>
                </w:rPr>
                <w:t>Bamboo</w:t>
              </w:r>
            </w:ins>
          </w:p>
        </w:tc>
        <w:tc>
          <w:tcPr>
            <w:tcW w:w="2190" w:type="dxa"/>
            <w:shd w:val="clear" w:color="auto" w:fill="auto"/>
            <w:tcMar>
              <w:top w:w="100" w:type="dxa"/>
              <w:left w:w="100" w:type="dxa"/>
              <w:bottom w:w="100" w:type="dxa"/>
              <w:right w:w="100" w:type="dxa"/>
            </w:tcMar>
          </w:tcPr>
          <w:p w14:paraId="29C732FF" w14:textId="77777777" w:rsidR="00F9630D" w:rsidRDefault="00000000">
            <w:pPr>
              <w:widowControl w:val="0"/>
              <w:spacing w:line="240" w:lineRule="auto"/>
              <w:rPr>
                <w:ins w:id="103" w:author="Alicia Han" w:date="2026-10-13T07:22:00Z"/>
                <w:rFonts w:ascii="Calibri" w:eastAsia="Calibri" w:hAnsi="Calibri" w:cs="Calibri"/>
              </w:rPr>
            </w:pPr>
            <w:ins w:id="104" w:author="Alicia Han" w:date="2026-10-13T07:22:00Z">
              <w:r>
                <w:rPr>
                  <w:rFonts w:ascii="Calibri" w:eastAsia="Calibri" w:hAnsi="Calibri" w:cs="Calibri"/>
                </w:rPr>
                <w:t>Low to moderate with smooth edges and a non-scratching backing; grit underneath can damage the finish</w:t>
              </w:r>
            </w:ins>
          </w:p>
        </w:tc>
        <w:tc>
          <w:tcPr>
            <w:tcW w:w="1755" w:type="dxa"/>
            <w:shd w:val="clear" w:color="auto" w:fill="auto"/>
            <w:tcMar>
              <w:top w:w="100" w:type="dxa"/>
              <w:left w:w="100" w:type="dxa"/>
              <w:bottom w:w="100" w:type="dxa"/>
              <w:right w:w="100" w:type="dxa"/>
            </w:tcMar>
          </w:tcPr>
          <w:p w14:paraId="59FC1E27" w14:textId="77777777" w:rsidR="00F9630D" w:rsidRDefault="00000000">
            <w:pPr>
              <w:widowControl w:val="0"/>
              <w:spacing w:line="240" w:lineRule="auto"/>
              <w:rPr>
                <w:ins w:id="105" w:author="Alicia Han" w:date="2026-10-13T07:22:00Z"/>
                <w:rFonts w:ascii="Calibri" w:eastAsia="Calibri" w:hAnsi="Calibri" w:cs="Calibri"/>
              </w:rPr>
            </w:pPr>
            <w:ins w:id="106" w:author="Alicia Han" w:date="2026-10-13T07:22:00Z">
              <w:r>
                <w:rPr>
                  <w:rFonts w:ascii="Calibri" w:eastAsia="Calibri" w:hAnsi="Calibri" w:cs="Calibri"/>
                </w:rPr>
                <w:t>Approximately ⅛–¼ inch</w:t>
              </w:r>
            </w:ins>
          </w:p>
        </w:tc>
        <w:tc>
          <w:tcPr>
            <w:tcW w:w="1530" w:type="dxa"/>
            <w:shd w:val="clear" w:color="auto" w:fill="auto"/>
            <w:tcMar>
              <w:top w:w="100" w:type="dxa"/>
              <w:left w:w="100" w:type="dxa"/>
              <w:bottom w:w="100" w:type="dxa"/>
              <w:right w:w="100" w:type="dxa"/>
            </w:tcMar>
          </w:tcPr>
          <w:p w14:paraId="381D9CE1" w14:textId="77777777" w:rsidR="00F9630D" w:rsidRDefault="00000000">
            <w:pPr>
              <w:widowControl w:val="0"/>
              <w:spacing w:line="240" w:lineRule="auto"/>
              <w:rPr>
                <w:ins w:id="107" w:author="Alicia Han" w:date="2026-10-13T07:22:00Z"/>
                <w:rFonts w:ascii="Calibri" w:eastAsia="Calibri" w:hAnsi="Calibri" w:cs="Calibri"/>
              </w:rPr>
            </w:pPr>
            <w:ins w:id="108" w:author="Alicia Han" w:date="2026-10-13T07:22:00Z">
              <w:r>
                <w:rPr>
                  <w:rFonts w:ascii="Calibri" w:eastAsia="Calibri" w:hAnsi="Calibri" w:cs="Calibri"/>
                </w:rPr>
                <w:t>Approximately 3–7 years, depending on construction and maintenance</w:t>
              </w:r>
            </w:ins>
          </w:p>
        </w:tc>
        <w:tc>
          <w:tcPr>
            <w:tcW w:w="1560" w:type="dxa"/>
            <w:shd w:val="clear" w:color="auto" w:fill="auto"/>
            <w:tcMar>
              <w:top w:w="100" w:type="dxa"/>
              <w:left w:w="100" w:type="dxa"/>
              <w:bottom w:w="100" w:type="dxa"/>
              <w:right w:w="100" w:type="dxa"/>
            </w:tcMar>
          </w:tcPr>
          <w:p w14:paraId="63182DFE" w14:textId="77777777" w:rsidR="00F9630D" w:rsidRDefault="00000000">
            <w:pPr>
              <w:widowControl w:val="0"/>
              <w:spacing w:line="240" w:lineRule="auto"/>
              <w:rPr>
                <w:ins w:id="109" w:author="Alicia Han" w:date="2026-10-13T07:22:00Z"/>
                <w:rFonts w:ascii="Calibri" w:eastAsia="Calibri" w:hAnsi="Calibri" w:cs="Calibri"/>
              </w:rPr>
            </w:pPr>
            <w:ins w:id="110" w:author="Alicia Han" w:date="2026-10-13T07:22:00Z">
              <w:r>
                <w:rPr>
                  <w:rFonts w:ascii="Calibri" w:eastAsia="Calibri" w:hAnsi="Calibri" w:cs="Calibri"/>
                </w:rPr>
                <w:t>Approximately $30–$150</w:t>
              </w:r>
            </w:ins>
          </w:p>
        </w:tc>
        <w:tc>
          <w:tcPr>
            <w:tcW w:w="2055" w:type="dxa"/>
            <w:shd w:val="clear" w:color="auto" w:fill="auto"/>
            <w:tcMar>
              <w:top w:w="100" w:type="dxa"/>
              <w:left w:w="100" w:type="dxa"/>
              <w:bottom w:w="100" w:type="dxa"/>
              <w:right w:w="100" w:type="dxa"/>
            </w:tcMar>
          </w:tcPr>
          <w:p w14:paraId="31A94357" w14:textId="77777777" w:rsidR="00F9630D" w:rsidRDefault="00000000">
            <w:pPr>
              <w:widowControl w:val="0"/>
              <w:spacing w:line="240" w:lineRule="auto"/>
              <w:rPr>
                <w:ins w:id="111" w:author="Alicia Han" w:date="2026-10-13T07:22:00Z"/>
                <w:rFonts w:ascii="Calibri" w:eastAsia="Calibri" w:hAnsi="Calibri" w:cs="Calibri"/>
              </w:rPr>
            </w:pPr>
            <w:ins w:id="112" w:author="Alicia Han" w:date="2026-10-13T07:22:00Z">
              <w:r>
                <w:rPr>
                  <w:rFonts w:ascii="Calibri" w:eastAsia="Calibri" w:hAnsi="Calibri" w:cs="Calibri"/>
                </w:rPr>
                <w:t>Varies by manufacturer</w:t>
              </w:r>
            </w:ins>
          </w:p>
        </w:tc>
      </w:tr>
      <w:tr w:rsidR="00F9630D" w14:paraId="1B4A2322" w14:textId="77777777">
        <w:trPr>
          <w:ins w:id="113" w:author="Alicia Han" w:date="2026-10-13T07:22:00Z"/>
        </w:trPr>
        <w:tc>
          <w:tcPr>
            <w:tcW w:w="1785" w:type="dxa"/>
            <w:shd w:val="clear" w:color="auto" w:fill="auto"/>
            <w:tcMar>
              <w:top w:w="100" w:type="dxa"/>
              <w:left w:w="100" w:type="dxa"/>
              <w:bottom w:w="100" w:type="dxa"/>
              <w:right w:w="100" w:type="dxa"/>
            </w:tcMar>
          </w:tcPr>
          <w:p w14:paraId="38BCE551" w14:textId="77777777" w:rsidR="00F9630D" w:rsidRPr="00F9630D" w:rsidRDefault="00000000">
            <w:pPr>
              <w:widowControl w:val="0"/>
              <w:spacing w:line="240" w:lineRule="auto"/>
              <w:rPr>
                <w:ins w:id="114" w:author="Alicia Han" w:date="2026-10-13T07:22:00Z"/>
                <w:rFonts w:ascii="Calibri" w:eastAsia="Calibri" w:hAnsi="Calibri" w:cs="Calibri"/>
                <w:b/>
                <w:bCs/>
                <w:rPrChange w:id="115" w:author="Alicia Han" w:date="2026-10-13T07:22:00Z">
                  <w:rPr>
                    <w:ins w:id="116" w:author="Alicia Han" w:date="2026-10-13T07:22:00Z"/>
                    <w:rFonts w:ascii="Calibri" w:eastAsia="Calibri" w:hAnsi="Calibri" w:cs="Calibri"/>
                  </w:rPr>
                </w:rPrChange>
              </w:rPr>
            </w:pPr>
            <w:ins w:id="117" w:author="Alicia Han" w:date="2026-10-13T07:22:00Z">
              <w:r>
                <w:rPr>
                  <w:rFonts w:ascii="Calibri" w:eastAsia="Calibri" w:hAnsi="Calibri" w:cs="Calibri"/>
                  <w:b/>
                  <w:bCs/>
                  <w:rPrChange w:id="118" w:author="Alicia Han" w:date="2026-10-13T07:22:00Z">
                    <w:rPr>
                      <w:rFonts w:ascii="Calibri" w:eastAsia="Calibri" w:hAnsi="Calibri" w:cs="Calibri"/>
                    </w:rPr>
                  </w:rPrChange>
                </w:rPr>
                <w:t>Low-pile area rug</w:t>
              </w:r>
            </w:ins>
          </w:p>
        </w:tc>
        <w:tc>
          <w:tcPr>
            <w:tcW w:w="2190" w:type="dxa"/>
            <w:shd w:val="clear" w:color="auto" w:fill="auto"/>
            <w:tcMar>
              <w:top w:w="100" w:type="dxa"/>
              <w:left w:w="100" w:type="dxa"/>
              <w:bottom w:w="100" w:type="dxa"/>
              <w:right w:w="100" w:type="dxa"/>
            </w:tcMar>
          </w:tcPr>
          <w:p w14:paraId="41B623C6" w14:textId="77777777" w:rsidR="00F9630D" w:rsidRDefault="00000000">
            <w:pPr>
              <w:widowControl w:val="0"/>
              <w:spacing w:line="240" w:lineRule="auto"/>
              <w:rPr>
                <w:ins w:id="119" w:author="Alicia Han" w:date="2026-10-13T07:22:00Z"/>
                <w:rFonts w:ascii="Calibri" w:eastAsia="Calibri" w:hAnsi="Calibri" w:cs="Calibri"/>
              </w:rPr>
            </w:pPr>
            <w:ins w:id="120" w:author="Alicia Han" w:date="2026-10-13T07:22:00Z">
              <w:r>
                <w:rPr>
                  <w:rFonts w:ascii="Calibri" w:eastAsia="Calibri" w:hAnsi="Calibri" w:cs="Calibri"/>
                </w:rPr>
                <w:t>Low when paired with a hardwood-safe, non-staining rug pad; grit and chair-wheel pressure can still affect the finish</w:t>
              </w:r>
            </w:ins>
          </w:p>
        </w:tc>
        <w:tc>
          <w:tcPr>
            <w:tcW w:w="1755" w:type="dxa"/>
            <w:shd w:val="clear" w:color="auto" w:fill="auto"/>
            <w:tcMar>
              <w:top w:w="100" w:type="dxa"/>
              <w:left w:w="100" w:type="dxa"/>
              <w:bottom w:w="100" w:type="dxa"/>
              <w:right w:w="100" w:type="dxa"/>
            </w:tcMar>
          </w:tcPr>
          <w:p w14:paraId="03874A7C" w14:textId="77777777" w:rsidR="00F9630D" w:rsidRDefault="00000000">
            <w:pPr>
              <w:widowControl w:val="0"/>
              <w:spacing w:line="240" w:lineRule="auto"/>
              <w:rPr>
                <w:ins w:id="121" w:author="Alicia Han" w:date="2026-10-13T07:22:00Z"/>
                <w:rFonts w:ascii="Calibri" w:eastAsia="Calibri" w:hAnsi="Calibri" w:cs="Calibri"/>
              </w:rPr>
            </w:pPr>
            <w:ins w:id="122" w:author="Alicia Han" w:date="2026-10-13T07:22:00Z">
              <w:r>
                <w:rPr>
                  <w:rFonts w:ascii="Calibri" w:eastAsia="Calibri" w:hAnsi="Calibri" w:cs="Calibri"/>
                </w:rPr>
                <w:t>Approximately ¼–½ inch, including the rug pad</w:t>
              </w:r>
            </w:ins>
          </w:p>
        </w:tc>
        <w:tc>
          <w:tcPr>
            <w:tcW w:w="1530" w:type="dxa"/>
            <w:shd w:val="clear" w:color="auto" w:fill="auto"/>
            <w:tcMar>
              <w:top w:w="100" w:type="dxa"/>
              <w:left w:w="100" w:type="dxa"/>
              <w:bottom w:w="100" w:type="dxa"/>
              <w:right w:w="100" w:type="dxa"/>
            </w:tcMar>
          </w:tcPr>
          <w:p w14:paraId="78412B92" w14:textId="77777777" w:rsidR="00F9630D" w:rsidRDefault="00000000">
            <w:pPr>
              <w:widowControl w:val="0"/>
              <w:spacing w:line="240" w:lineRule="auto"/>
              <w:rPr>
                <w:ins w:id="123" w:author="Alicia Han" w:date="2026-10-13T07:22:00Z"/>
                <w:rFonts w:ascii="Calibri" w:eastAsia="Calibri" w:hAnsi="Calibri" w:cs="Calibri"/>
              </w:rPr>
            </w:pPr>
            <w:ins w:id="124" w:author="Alicia Han" w:date="2026-10-13T07:22:00Z">
              <w:r>
                <w:rPr>
                  <w:rFonts w:ascii="Calibri" w:eastAsia="Calibri" w:hAnsi="Calibri" w:cs="Calibri"/>
                </w:rPr>
                <w:t>Approximately 3–10 years, depending on quality and traffic</w:t>
              </w:r>
            </w:ins>
          </w:p>
        </w:tc>
        <w:tc>
          <w:tcPr>
            <w:tcW w:w="1560" w:type="dxa"/>
            <w:shd w:val="clear" w:color="auto" w:fill="auto"/>
            <w:tcMar>
              <w:top w:w="100" w:type="dxa"/>
              <w:left w:w="100" w:type="dxa"/>
              <w:bottom w:w="100" w:type="dxa"/>
              <w:right w:w="100" w:type="dxa"/>
            </w:tcMar>
          </w:tcPr>
          <w:p w14:paraId="7731668A" w14:textId="77777777" w:rsidR="00F9630D" w:rsidRDefault="00000000">
            <w:pPr>
              <w:widowControl w:val="0"/>
              <w:spacing w:line="240" w:lineRule="auto"/>
              <w:rPr>
                <w:ins w:id="125" w:author="Alicia Han" w:date="2026-10-13T07:22:00Z"/>
                <w:rFonts w:ascii="Calibri" w:eastAsia="Calibri" w:hAnsi="Calibri" w:cs="Calibri"/>
              </w:rPr>
            </w:pPr>
            <w:ins w:id="126" w:author="Alicia Han" w:date="2026-10-13T07:22:00Z">
              <w:r>
                <w:rPr>
                  <w:rFonts w:ascii="Calibri" w:eastAsia="Calibri" w:hAnsi="Calibri" w:cs="Calibri"/>
                </w:rPr>
                <w:t>Approximately $30–$200+</w:t>
              </w:r>
            </w:ins>
          </w:p>
        </w:tc>
        <w:tc>
          <w:tcPr>
            <w:tcW w:w="2055" w:type="dxa"/>
            <w:shd w:val="clear" w:color="auto" w:fill="auto"/>
            <w:tcMar>
              <w:top w:w="100" w:type="dxa"/>
              <w:left w:w="100" w:type="dxa"/>
              <w:bottom w:w="100" w:type="dxa"/>
              <w:right w:w="100" w:type="dxa"/>
            </w:tcMar>
          </w:tcPr>
          <w:p w14:paraId="3D37A88E" w14:textId="77777777" w:rsidR="00F9630D" w:rsidRDefault="00000000">
            <w:pPr>
              <w:widowControl w:val="0"/>
              <w:spacing w:line="240" w:lineRule="auto"/>
              <w:rPr>
                <w:ins w:id="127" w:author="Alicia Han" w:date="2026-10-13T07:22:00Z"/>
                <w:rFonts w:ascii="Calibri" w:eastAsia="Calibri" w:hAnsi="Calibri" w:cs="Calibri"/>
              </w:rPr>
            </w:pPr>
            <w:ins w:id="128" w:author="Alicia Han" w:date="2026-10-13T07:22:00Z">
              <w:r>
                <w:rPr>
                  <w:rFonts w:ascii="Calibri" w:eastAsia="Calibri" w:hAnsi="Calibri" w:cs="Calibri"/>
                </w:rPr>
                <w:t>Varies by manufacturer; some rugs and pads have limited warranties</w:t>
              </w:r>
            </w:ins>
          </w:p>
        </w:tc>
      </w:tr>
    </w:tbl>
    <w:p w14:paraId="06329723" w14:textId="77777777" w:rsidR="00F9630D" w:rsidRDefault="00000000">
      <w:pPr>
        <w:pStyle w:val="Heading2"/>
        <w:spacing w:after="200"/>
        <w:rPr>
          <w:rFonts w:ascii="Calibri" w:eastAsia="Calibri" w:hAnsi="Calibri" w:cs="Calibri"/>
          <w:b/>
          <w:bCs/>
          <w:color w:val="034B7D"/>
        </w:rPr>
      </w:pPr>
      <w:bookmarkStart w:id="129" w:name="_mfzkcvr6bxxz" w:colFirst="0" w:colLast="0"/>
      <w:bookmarkEnd w:id="129"/>
      <w:r>
        <w:rPr>
          <w:rFonts w:ascii="Calibri" w:eastAsia="Calibri" w:hAnsi="Calibri" w:cs="Calibri"/>
          <w:b/>
          <w:bCs/>
          <w:color w:val="034B7D"/>
        </w:rPr>
        <w:t>Why You Need a Hardwood Floor Chair Mat</w:t>
      </w:r>
    </w:p>
    <w:p w14:paraId="5DDCCDA3" w14:textId="77777777" w:rsidR="00F9630D" w:rsidRDefault="00000000">
      <w:pPr>
        <w:spacing w:after="200"/>
        <w:rPr>
          <w:rFonts w:ascii="Calibri" w:eastAsia="Calibri" w:hAnsi="Calibri" w:cs="Calibri"/>
        </w:rPr>
      </w:pPr>
      <w:r>
        <w:rPr>
          <w:rFonts w:ascii="Calibri" w:eastAsia="Calibri" w:hAnsi="Calibri" w:cs="Calibri"/>
        </w:rPr>
        <w:t>Hardwood floors are prone to scratches, dents, and general wear over time, especially in areas where heavy office chairs roll back and forth. Each movement of your chair can slowly erode the finish and integrity of your floor, leading to costly repairs or replacements.</w:t>
      </w:r>
    </w:p>
    <w:p w14:paraId="7AC9E1B2" w14:textId="77777777" w:rsidR="00F9630D" w:rsidRDefault="00000000">
      <w:pPr>
        <w:spacing w:after="200"/>
        <w:rPr>
          <w:rFonts w:ascii="Calibri" w:eastAsia="Calibri" w:hAnsi="Calibri" w:cs="Calibri"/>
        </w:rPr>
      </w:pPr>
      <w:r>
        <w:rPr>
          <w:rFonts w:ascii="Calibri" w:eastAsia="Calibri" w:hAnsi="Calibri" w:cs="Calibri"/>
        </w:rPr>
        <w:t>A mat provides a simple and effective solution, acting as a protective layer between your chair's casters and the hardwood. By using an office chair mat for a hardwood floor, you extend the life of your flooring, while maintaining its beauty and elegance.</w:t>
      </w:r>
    </w:p>
    <w:p w14:paraId="2DE450B1" w14:textId="77777777" w:rsidR="00F9630D" w:rsidRDefault="00000000">
      <w:pPr>
        <w:pStyle w:val="Heading2"/>
        <w:spacing w:after="200"/>
        <w:rPr>
          <w:rFonts w:ascii="Calibri" w:eastAsia="Calibri" w:hAnsi="Calibri" w:cs="Calibri"/>
          <w:b/>
          <w:bCs/>
          <w:color w:val="034B7D"/>
        </w:rPr>
      </w:pPr>
      <w:bookmarkStart w:id="130" w:name="_xn5jsomvfo9t" w:colFirst="0" w:colLast="0"/>
      <w:bookmarkEnd w:id="130"/>
      <w:r>
        <w:rPr>
          <w:rFonts w:ascii="Calibri" w:eastAsia="Calibri" w:hAnsi="Calibri" w:cs="Calibri"/>
          <w:b/>
          <w:bCs/>
          <w:color w:val="034B7D"/>
        </w:rPr>
        <w:t>What Makes a Glass Chair Mat the Best Option?</w:t>
      </w:r>
    </w:p>
    <w:p w14:paraId="2AF866DA" w14:textId="77777777" w:rsidR="00F9630D" w:rsidRDefault="00000000">
      <w:pPr>
        <w:spacing w:after="200"/>
        <w:rPr>
          <w:rFonts w:ascii="Calibri" w:eastAsia="Calibri" w:hAnsi="Calibri" w:cs="Calibri"/>
        </w:rPr>
      </w:pPr>
      <w:r>
        <w:rPr>
          <w:rFonts w:ascii="Calibri" w:eastAsia="Calibri" w:hAnsi="Calibri" w:cs="Calibri"/>
        </w:rPr>
        <w:t>When it comes to chair mats, glass stands out as the superior choice for several reasons:</w:t>
      </w:r>
    </w:p>
    <w:p w14:paraId="168E76CA" w14:textId="77777777" w:rsidR="00F9630D" w:rsidRDefault="00000000">
      <w:pPr>
        <w:numPr>
          <w:ilvl w:val="0"/>
          <w:numId w:val="1"/>
        </w:numPr>
        <w:spacing w:after="200"/>
        <w:rPr>
          <w:rFonts w:ascii="Calibri" w:eastAsia="Calibri" w:hAnsi="Calibri" w:cs="Calibri"/>
        </w:rPr>
      </w:pPr>
      <w:r>
        <w:rPr>
          <w:rFonts w:ascii="Calibri" w:eastAsia="Calibri" w:hAnsi="Calibri" w:cs="Calibri"/>
          <w:b/>
          <w:bCs/>
        </w:rPr>
        <w:t>Aesthetic appeal:</w:t>
      </w:r>
      <w:r>
        <w:rPr>
          <w:rFonts w:ascii="Calibri" w:eastAsia="Calibri" w:hAnsi="Calibri" w:cs="Calibri"/>
        </w:rPr>
        <w:t xml:space="preserve"> A clear chair mat for hardwood floors allows your beautiful wood flooring to shine through, preserving the aesthetic of your space. Unlike bulky plastic mats, glass mats blend seamlessly into the environment.</w:t>
      </w:r>
    </w:p>
    <w:p w14:paraId="726FE2B2" w14:textId="77777777" w:rsidR="00F9630D" w:rsidRDefault="00000000">
      <w:pPr>
        <w:numPr>
          <w:ilvl w:val="0"/>
          <w:numId w:val="1"/>
        </w:numPr>
        <w:spacing w:after="200"/>
        <w:rPr>
          <w:rFonts w:ascii="Calibri" w:eastAsia="Calibri" w:hAnsi="Calibri" w:cs="Calibri"/>
        </w:rPr>
      </w:pPr>
      <w:r>
        <w:rPr>
          <w:rFonts w:ascii="Calibri" w:eastAsia="Calibri" w:hAnsi="Calibri" w:cs="Calibri"/>
          <w:b/>
          <w:bCs/>
        </w:rPr>
        <w:t>Durability:</w:t>
      </w:r>
      <w:r>
        <w:rPr>
          <w:rFonts w:ascii="Calibri" w:eastAsia="Calibri" w:hAnsi="Calibri" w:cs="Calibri"/>
        </w:rPr>
        <w:t xml:space="preserve"> Glass mats are designed to last a lifetime. Unlike plastic mats that may crack, warp, or discolor, glass remains pristine and smooth.</w:t>
      </w:r>
    </w:p>
    <w:p w14:paraId="4958B329" w14:textId="77777777" w:rsidR="00F9630D" w:rsidRDefault="00000000">
      <w:pPr>
        <w:numPr>
          <w:ilvl w:val="0"/>
          <w:numId w:val="1"/>
        </w:numPr>
        <w:spacing w:after="200"/>
        <w:rPr>
          <w:rFonts w:ascii="Calibri" w:eastAsia="Calibri" w:hAnsi="Calibri" w:cs="Calibri"/>
        </w:rPr>
      </w:pPr>
      <w:r>
        <w:rPr>
          <w:rFonts w:ascii="Calibri" w:eastAsia="Calibri" w:hAnsi="Calibri" w:cs="Calibri"/>
          <w:b/>
          <w:bCs/>
        </w:rPr>
        <w:t>Easy maintenance:</w:t>
      </w:r>
      <w:r>
        <w:rPr>
          <w:rFonts w:ascii="Calibri" w:eastAsia="Calibri" w:hAnsi="Calibri" w:cs="Calibri"/>
        </w:rPr>
        <w:t xml:space="preserve"> Glass is easy to clean and maintain. A simple wipe with a damp cloth keeps your mat looking brand new.</w:t>
      </w:r>
    </w:p>
    <w:p w14:paraId="6ADE0655" w14:textId="77777777" w:rsidR="00F9630D" w:rsidRDefault="00000000">
      <w:pPr>
        <w:pStyle w:val="Heading2"/>
        <w:spacing w:after="200"/>
        <w:rPr>
          <w:rFonts w:ascii="Calibri" w:eastAsia="Calibri" w:hAnsi="Calibri" w:cs="Calibri"/>
          <w:b/>
          <w:bCs/>
          <w:color w:val="034B7D"/>
        </w:rPr>
      </w:pPr>
      <w:bookmarkStart w:id="131" w:name="_yik2afx2zqxz" w:colFirst="0" w:colLast="0"/>
      <w:bookmarkEnd w:id="131"/>
      <w:r>
        <w:rPr>
          <w:rFonts w:ascii="Calibri" w:eastAsia="Calibri" w:hAnsi="Calibri" w:cs="Calibri"/>
          <w:b/>
          <w:bCs/>
          <w:color w:val="034B7D"/>
        </w:rPr>
        <w:t>Ergonomics and Health Benefits</w:t>
      </w:r>
    </w:p>
    <w:p w14:paraId="62A5CDEF" w14:textId="77777777" w:rsidR="00F9630D" w:rsidRDefault="00000000">
      <w:pPr>
        <w:spacing w:after="200"/>
        <w:rPr>
          <w:rFonts w:ascii="Calibri" w:eastAsia="Calibri" w:hAnsi="Calibri" w:cs="Calibri"/>
        </w:rPr>
      </w:pPr>
      <w:r>
        <w:rPr>
          <w:rFonts w:ascii="Calibri" w:eastAsia="Calibri" w:hAnsi="Calibri" w:cs="Calibri"/>
        </w:rPr>
        <w:t xml:space="preserve">Using a computer chair mat for hardwood floors offers more than just protection; it contributes to better health and comfort. The effortless rolling provided by glass mats, especially when combined with Clearly Innovative's </w:t>
      </w:r>
      <w:hyperlink r:id="rId9">
        <w:r>
          <w:rPr>
            <w:rFonts w:ascii="Calibri" w:eastAsia="Calibri" w:hAnsi="Calibri" w:cs="Calibri"/>
            <w:color w:val="1155CC"/>
            <w:u w:val="single"/>
          </w:rPr>
          <w:t>stealth office chair casters</w:t>
        </w:r>
      </w:hyperlink>
      <w:r>
        <w:rPr>
          <w:rFonts w:ascii="Calibri" w:eastAsia="Calibri" w:hAnsi="Calibri" w:cs="Calibri"/>
        </w:rPr>
        <w:t xml:space="preserve">, reduces stress on your joints and back. No more </w:t>
      </w:r>
      <w:r>
        <w:rPr>
          <w:rFonts w:ascii="Calibri" w:eastAsia="Calibri" w:hAnsi="Calibri" w:cs="Calibri"/>
        </w:rPr>
        <w:lastRenderedPageBreak/>
        <w:t>struggling to move your chair – the smooth surface of a glass mat makes movement effortless, which can help prevent conditions like repetitive stress syndrome and lower back pain.</w:t>
      </w:r>
    </w:p>
    <w:p w14:paraId="0DDA28C3" w14:textId="77777777" w:rsidR="00F9630D" w:rsidRDefault="00000000">
      <w:pPr>
        <w:spacing w:after="200"/>
        <w:rPr>
          <w:rFonts w:ascii="Calibri" w:eastAsia="Calibri" w:hAnsi="Calibri" w:cs="Calibri"/>
        </w:rPr>
      </w:pPr>
      <w:r>
        <w:rPr>
          <w:rFonts w:ascii="Calibri" w:eastAsia="Calibri" w:hAnsi="Calibri" w:cs="Calibri"/>
        </w:rPr>
        <w:t>Many satisfied customers have reported increased comfort and productivity after switching to a glass mat. With a smooth, friction-free surface, you can easily glide from task to task while protecting your floor.</w:t>
      </w:r>
    </w:p>
    <w:p w14:paraId="055A79A4" w14:textId="77777777" w:rsidR="00F9630D" w:rsidRDefault="00000000">
      <w:pPr>
        <w:pStyle w:val="Heading2"/>
        <w:spacing w:after="200"/>
        <w:rPr>
          <w:rFonts w:ascii="Calibri" w:eastAsia="Calibri" w:hAnsi="Calibri" w:cs="Calibri"/>
          <w:b/>
          <w:bCs/>
          <w:color w:val="034B7D"/>
        </w:rPr>
      </w:pPr>
      <w:bookmarkStart w:id="132" w:name="_mx7qrfeuug57" w:colFirst="0" w:colLast="0"/>
      <w:bookmarkEnd w:id="132"/>
      <w:r>
        <w:rPr>
          <w:rFonts w:ascii="Calibri" w:eastAsia="Calibri" w:hAnsi="Calibri" w:cs="Calibri"/>
          <w:b/>
          <w:bCs/>
          <w:color w:val="034B7D"/>
        </w:rPr>
        <w:t>Comparing Glass Chair Mats for Wood Floors to Plastic Alternatives</w:t>
      </w:r>
    </w:p>
    <w:p w14:paraId="7AF92FEA" w14:textId="77777777" w:rsidR="00F9630D" w:rsidRDefault="00000000">
      <w:pPr>
        <w:spacing w:after="200"/>
        <w:rPr>
          <w:rFonts w:ascii="Calibri" w:eastAsia="Calibri" w:hAnsi="Calibri" w:cs="Calibri"/>
        </w:rPr>
      </w:pPr>
      <w:r>
        <w:rPr>
          <w:rFonts w:ascii="Calibri" w:eastAsia="Calibri" w:hAnsi="Calibri" w:cs="Calibri"/>
        </w:rPr>
        <w:t xml:space="preserve">If you've used </w:t>
      </w:r>
      <w:hyperlink r:id="rId10">
        <w:r>
          <w:rPr>
            <w:rFonts w:ascii="Calibri" w:eastAsia="Calibri" w:hAnsi="Calibri" w:cs="Calibri"/>
            <w:color w:val="1155CC"/>
            <w:u w:val="single"/>
          </w:rPr>
          <w:t>plastic chair mats</w:t>
        </w:r>
      </w:hyperlink>
      <w:r>
        <w:rPr>
          <w:rFonts w:ascii="Calibri" w:eastAsia="Calibri" w:hAnsi="Calibri" w:cs="Calibri"/>
        </w:rPr>
        <w:t xml:space="preserve"> in the past, you've likely experienced the drawbacks: they wear out quickly, develop unsightly cracks, and can even create dangerous "caster craters" where the wheels of your chair sink into the mat.</w:t>
      </w:r>
    </w:p>
    <w:p w14:paraId="44B00BB5" w14:textId="77777777" w:rsidR="00F9630D" w:rsidRDefault="00000000">
      <w:pPr>
        <w:spacing w:after="200"/>
        <w:rPr>
          <w:rFonts w:ascii="Calibri" w:eastAsia="Calibri" w:hAnsi="Calibri" w:cs="Calibri"/>
        </w:rPr>
      </w:pPr>
      <w:r>
        <w:rPr>
          <w:rFonts w:ascii="Calibri" w:eastAsia="Calibri" w:hAnsi="Calibri" w:cs="Calibri"/>
        </w:rPr>
        <w:t xml:space="preserve">In contrast, glass chair mats are a long-term investment. We offer a </w:t>
      </w:r>
      <w:hyperlink r:id="rId11">
        <w:r>
          <w:rPr>
            <w:rFonts w:ascii="Calibri" w:eastAsia="Calibri" w:hAnsi="Calibri" w:cs="Calibri"/>
            <w:color w:val="1155CC"/>
            <w:u w:val="single"/>
          </w:rPr>
          <w:t>Lifetime Limited Warranty</w:t>
        </w:r>
      </w:hyperlink>
      <w:r>
        <w:rPr>
          <w:rFonts w:ascii="Calibri" w:eastAsia="Calibri" w:hAnsi="Calibri" w:cs="Calibri"/>
        </w:rPr>
        <w:t>, ensuring our mats are free from defects for the life of the product.</w:t>
      </w:r>
    </w:p>
    <w:p w14:paraId="30BE0794" w14:textId="77777777" w:rsidR="00F9630D" w:rsidRDefault="00000000">
      <w:pPr>
        <w:spacing w:after="200"/>
        <w:rPr>
          <w:rFonts w:ascii="Calibri" w:eastAsia="Calibri" w:hAnsi="Calibri" w:cs="Calibri"/>
        </w:rPr>
      </w:pPr>
      <w:r>
        <w:rPr>
          <w:rFonts w:ascii="Calibri" w:eastAsia="Calibri" w:hAnsi="Calibri" w:cs="Calibri"/>
        </w:rPr>
        <w:t>While plastic mats may seem more affordable upfront, our glass mats save you money in the long run by providing permanent protection and an always-smooth surface.</w:t>
      </w:r>
    </w:p>
    <w:p w14:paraId="05359708" w14:textId="77777777" w:rsidR="00F9630D" w:rsidRDefault="00000000">
      <w:pPr>
        <w:pStyle w:val="Heading2"/>
        <w:spacing w:after="200"/>
        <w:rPr>
          <w:rFonts w:ascii="Calibri" w:eastAsia="Calibri" w:hAnsi="Calibri" w:cs="Calibri"/>
          <w:b/>
          <w:bCs/>
          <w:color w:val="034B7D"/>
        </w:rPr>
      </w:pPr>
      <w:bookmarkStart w:id="133" w:name="_alaay4glz0kg" w:colFirst="0" w:colLast="0"/>
      <w:bookmarkEnd w:id="133"/>
      <w:r>
        <w:rPr>
          <w:rFonts w:ascii="Calibri" w:eastAsia="Calibri" w:hAnsi="Calibri" w:cs="Calibri"/>
          <w:b/>
          <w:bCs/>
          <w:color w:val="034B7D"/>
        </w:rPr>
        <w:t>Beveled Edges: The Key to Safe and Effortless Rolling</w:t>
      </w:r>
    </w:p>
    <w:p w14:paraId="73EFAE59" w14:textId="77777777" w:rsidR="00F9630D" w:rsidRDefault="00000000">
      <w:pPr>
        <w:spacing w:after="200"/>
        <w:rPr>
          <w:rFonts w:ascii="Calibri" w:eastAsia="Calibri" w:hAnsi="Calibri" w:cs="Calibri"/>
        </w:rPr>
      </w:pPr>
      <w:r>
        <w:rPr>
          <w:rFonts w:ascii="Calibri" w:eastAsia="Calibri" w:hAnsi="Calibri" w:cs="Calibri"/>
        </w:rPr>
        <w:t xml:space="preserve">A key feature of Clearly Innovative's mats is the </w:t>
      </w:r>
      <w:hyperlink r:id="rId12">
        <w:r>
          <w:rPr>
            <w:rFonts w:ascii="Calibri" w:eastAsia="Calibri" w:hAnsi="Calibri" w:cs="Calibri"/>
            <w:color w:val="1155CC"/>
            <w:u w:val="single"/>
          </w:rPr>
          <w:t>beveled edge</w:t>
        </w:r>
      </w:hyperlink>
      <w:r>
        <w:rPr>
          <w:rFonts w:ascii="Calibri" w:eastAsia="Calibri" w:hAnsi="Calibri" w:cs="Calibri"/>
        </w:rPr>
        <w:t>. Unlike mats with squared-off edges, which can be a tripping hazard or cause your chair to "drop off," beveled edges create a smooth transition on and off the mat. This feature improves safety and makes rolling your chair effortlessly across the mat easier without interruption.</w:t>
      </w:r>
    </w:p>
    <w:p w14:paraId="4D007F1F" w14:textId="77777777" w:rsidR="00F9630D" w:rsidRDefault="00000000">
      <w:pPr>
        <w:spacing w:after="200"/>
        <w:rPr>
          <w:rFonts w:ascii="Calibri" w:eastAsia="Calibri" w:hAnsi="Calibri" w:cs="Calibri"/>
        </w:rPr>
      </w:pPr>
      <w:r>
        <w:rPr>
          <w:rFonts w:ascii="Calibri" w:eastAsia="Calibri" w:hAnsi="Calibri" w:cs="Calibri"/>
        </w:rPr>
        <w:t>Clearly Innovative offers exclusive patented beveled edges, ensuring our mats are safe and functional for any workspace.</w:t>
      </w:r>
    </w:p>
    <w:p w14:paraId="2719AC98" w14:textId="77777777" w:rsidR="00F9630D" w:rsidRDefault="00000000">
      <w:pPr>
        <w:pStyle w:val="Heading2"/>
        <w:spacing w:after="200"/>
        <w:rPr>
          <w:rFonts w:ascii="Calibri" w:eastAsia="Calibri" w:hAnsi="Calibri" w:cs="Calibri"/>
          <w:b/>
          <w:bCs/>
          <w:color w:val="034B7D"/>
        </w:rPr>
      </w:pPr>
      <w:bookmarkStart w:id="134" w:name="_5jlld6ufplx8" w:colFirst="0" w:colLast="0"/>
      <w:bookmarkEnd w:id="134"/>
      <w:r>
        <w:rPr>
          <w:rFonts w:ascii="Calibri" w:eastAsia="Calibri" w:hAnsi="Calibri" w:cs="Calibri"/>
          <w:b/>
          <w:bCs/>
          <w:color w:val="034B7D"/>
        </w:rPr>
        <w:t>Protecting Your Hardwood Floor: Essential Features of a Quality Mat</w:t>
      </w:r>
    </w:p>
    <w:p w14:paraId="1EFEFF04" w14:textId="77777777" w:rsidR="00F9630D" w:rsidRDefault="00000000">
      <w:pPr>
        <w:spacing w:after="200"/>
        <w:rPr>
          <w:rFonts w:ascii="Calibri" w:eastAsia="Calibri" w:hAnsi="Calibri" w:cs="Calibri"/>
        </w:rPr>
      </w:pPr>
      <w:r>
        <w:rPr>
          <w:rFonts w:ascii="Calibri" w:eastAsia="Calibri" w:hAnsi="Calibri" w:cs="Calibri"/>
        </w:rPr>
        <w:t>A hardwood floor mat should offer more than just surface protection; it should also enhance the longevity of your flooring. Here are key features to look for when selecting a mat:</w:t>
      </w:r>
    </w:p>
    <w:p w14:paraId="3789EDFB" w14:textId="77777777" w:rsidR="00F9630D" w:rsidRDefault="00000000">
      <w:pPr>
        <w:numPr>
          <w:ilvl w:val="0"/>
          <w:numId w:val="3"/>
        </w:numPr>
        <w:spacing w:after="200"/>
        <w:rPr>
          <w:rFonts w:ascii="Calibri" w:eastAsia="Calibri" w:hAnsi="Calibri" w:cs="Calibri"/>
        </w:rPr>
      </w:pPr>
      <w:r>
        <w:rPr>
          <w:rFonts w:ascii="Calibri" w:eastAsia="Calibri" w:hAnsi="Calibri" w:cs="Calibri"/>
          <w:b/>
          <w:bCs/>
        </w:rPr>
        <w:t>Scratch protection:</w:t>
      </w:r>
      <w:r>
        <w:rPr>
          <w:rFonts w:ascii="Calibri" w:eastAsia="Calibri" w:hAnsi="Calibri" w:cs="Calibri"/>
        </w:rPr>
        <w:t xml:space="preserve"> Glass mats provide superior protection against scratches, keeping your hardwood floors in perfect condition.</w:t>
      </w:r>
    </w:p>
    <w:p w14:paraId="417B927F" w14:textId="77777777" w:rsidR="00F9630D" w:rsidRDefault="00000000">
      <w:pPr>
        <w:numPr>
          <w:ilvl w:val="0"/>
          <w:numId w:val="3"/>
        </w:numPr>
        <w:spacing w:after="200"/>
        <w:rPr>
          <w:rFonts w:ascii="Calibri" w:eastAsia="Calibri" w:hAnsi="Calibri" w:cs="Calibri"/>
        </w:rPr>
      </w:pPr>
      <w:r>
        <w:rPr>
          <w:rFonts w:ascii="Calibri" w:eastAsia="Calibri" w:hAnsi="Calibri" w:cs="Calibri"/>
          <w:b/>
          <w:bCs/>
        </w:rPr>
        <w:t>Silicon stay-in-place discs:</w:t>
      </w:r>
      <w:r>
        <w:rPr>
          <w:rFonts w:ascii="Calibri" w:eastAsia="Calibri" w:hAnsi="Calibri" w:cs="Calibri"/>
        </w:rPr>
        <w:t xml:space="preserve"> Clearly Innovative's mats are designed to stay-in-place, ensuring that your mat doesn't slide around while you work.</w:t>
      </w:r>
    </w:p>
    <w:p w14:paraId="3CAFE396" w14:textId="77777777" w:rsidR="00F9630D" w:rsidRDefault="00000000">
      <w:pPr>
        <w:numPr>
          <w:ilvl w:val="0"/>
          <w:numId w:val="3"/>
        </w:numPr>
        <w:spacing w:after="200"/>
        <w:rPr>
          <w:rFonts w:ascii="Calibri" w:eastAsia="Calibri" w:hAnsi="Calibri" w:cs="Calibri"/>
        </w:rPr>
      </w:pPr>
      <w:r>
        <w:rPr>
          <w:rFonts w:ascii="Calibri" w:eastAsia="Calibri" w:hAnsi="Calibri" w:cs="Calibri"/>
          <w:b/>
          <w:bCs/>
        </w:rPr>
        <w:t>Preventing premature floor replacement:</w:t>
      </w:r>
      <w:r>
        <w:rPr>
          <w:rFonts w:ascii="Calibri" w:eastAsia="Calibri" w:hAnsi="Calibri" w:cs="Calibri"/>
        </w:rPr>
        <w:t xml:space="preserve"> A high-quality mat will protect your floors from wear and tear, saving you from the costly hassle of prematurely replacing hardwood.</w:t>
      </w:r>
    </w:p>
    <w:p w14:paraId="42BAB5FA" w14:textId="77777777" w:rsidR="00F9630D" w:rsidRDefault="00000000">
      <w:pPr>
        <w:pStyle w:val="Heading2"/>
        <w:spacing w:after="200"/>
        <w:rPr>
          <w:rFonts w:ascii="Calibri" w:eastAsia="Calibri" w:hAnsi="Calibri" w:cs="Calibri"/>
          <w:b/>
          <w:bCs/>
          <w:color w:val="034B7D"/>
        </w:rPr>
      </w:pPr>
      <w:bookmarkStart w:id="135" w:name="_g2d6r2817why" w:colFirst="0" w:colLast="0"/>
      <w:bookmarkEnd w:id="135"/>
      <w:r>
        <w:rPr>
          <w:rFonts w:ascii="Calibri" w:eastAsia="Calibri" w:hAnsi="Calibri" w:cs="Calibri"/>
          <w:b/>
          <w:bCs/>
          <w:color w:val="034B7D"/>
        </w:rPr>
        <w:lastRenderedPageBreak/>
        <w:t>Choosing the Right Size and Shape for Your Space</w:t>
      </w:r>
    </w:p>
    <w:p w14:paraId="0FE41269" w14:textId="77777777" w:rsidR="00F9630D" w:rsidRDefault="00000000">
      <w:pPr>
        <w:spacing w:after="200"/>
        <w:rPr>
          <w:rFonts w:ascii="Calibri" w:eastAsia="Calibri" w:hAnsi="Calibri" w:cs="Calibri"/>
        </w:rPr>
      </w:pPr>
      <w:r>
        <w:rPr>
          <w:rFonts w:ascii="Calibri" w:eastAsia="Calibri" w:hAnsi="Calibri" w:cs="Calibri"/>
        </w:rPr>
        <w:t xml:space="preserve">Selecting the perfect size and shape for your hardwood chair mat ensures maximum coverage and effectiveness. Whether looking for a square or </w:t>
      </w:r>
      <w:hyperlink r:id="rId13">
        <w:r>
          <w:rPr>
            <w:rFonts w:ascii="Calibri" w:eastAsia="Calibri" w:hAnsi="Calibri" w:cs="Calibri"/>
            <w:color w:val="1155CC"/>
            <w:u w:val="single"/>
          </w:rPr>
          <w:t>rectangle chair mat</w:t>
        </w:r>
      </w:hyperlink>
      <w:r>
        <w:rPr>
          <w:rFonts w:ascii="Calibri" w:eastAsia="Calibri" w:hAnsi="Calibri" w:cs="Calibri"/>
        </w:rPr>
        <w:t>, Clearly Innovative has multiple options to fit any office layout.</w:t>
      </w:r>
    </w:p>
    <w:p w14:paraId="3BA310C6" w14:textId="77777777" w:rsidR="00F9630D" w:rsidRDefault="00000000">
      <w:pPr>
        <w:spacing w:after="200"/>
        <w:rPr>
          <w:rFonts w:ascii="Calibri" w:eastAsia="Calibri" w:hAnsi="Calibri" w:cs="Calibri"/>
        </w:rPr>
      </w:pPr>
      <w:r>
        <w:rPr>
          <w:rFonts w:ascii="Calibri" w:eastAsia="Calibri" w:hAnsi="Calibri" w:cs="Calibri"/>
        </w:rPr>
        <w:t xml:space="preserve">A rectangular mat might be the best choice for larger spaces, while smaller or uniquely shaped areas might benefit from a </w:t>
      </w:r>
      <w:hyperlink r:id="rId14">
        <w:r>
          <w:rPr>
            <w:rFonts w:ascii="Calibri" w:eastAsia="Calibri" w:hAnsi="Calibri" w:cs="Calibri"/>
            <w:color w:val="1155CC"/>
            <w:u w:val="single"/>
          </w:rPr>
          <w:t>square mat</w:t>
        </w:r>
      </w:hyperlink>
      <w:r>
        <w:rPr>
          <w:rFonts w:ascii="Calibri" w:eastAsia="Calibri" w:hAnsi="Calibri" w:cs="Calibri"/>
        </w:rPr>
        <w:t>.</w:t>
      </w:r>
    </w:p>
    <w:p w14:paraId="79C75278" w14:textId="77777777" w:rsidR="00F9630D" w:rsidRDefault="00000000">
      <w:pPr>
        <w:pStyle w:val="Heading2"/>
        <w:spacing w:after="200"/>
        <w:rPr>
          <w:rFonts w:ascii="Calibri" w:eastAsia="Calibri" w:hAnsi="Calibri" w:cs="Calibri"/>
          <w:b/>
          <w:bCs/>
          <w:color w:val="034B7D"/>
        </w:rPr>
      </w:pPr>
      <w:bookmarkStart w:id="136" w:name="_aj8hl07ewre8" w:colFirst="0" w:colLast="0"/>
      <w:bookmarkEnd w:id="136"/>
      <w:r>
        <w:rPr>
          <w:rFonts w:ascii="Calibri" w:eastAsia="Calibri" w:hAnsi="Calibri" w:cs="Calibri"/>
          <w:b/>
          <w:bCs/>
          <w:color w:val="034B7D"/>
        </w:rPr>
        <w:t>Why Clearly Innovative Is the Best Choice for Hardwood Floor Protection</w:t>
      </w:r>
    </w:p>
    <w:p w14:paraId="6EB3BDED" w14:textId="77777777" w:rsidR="00F9630D" w:rsidRDefault="00000000">
      <w:pPr>
        <w:spacing w:after="200"/>
        <w:rPr>
          <w:rFonts w:ascii="Calibri" w:eastAsia="Calibri" w:hAnsi="Calibri" w:cs="Calibri"/>
        </w:rPr>
      </w:pPr>
      <w:r>
        <w:rPr>
          <w:rFonts w:ascii="Calibri" w:eastAsia="Calibri" w:hAnsi="Calibri" w:cs="Calibri"/>
        </w:rPr>
        <w:t xml:space="preserve">Clearly Innovative offers an industry-leading </w:t>
      </w:r>
      <w:hyperlink r:id="rId15">
        <w:r>
          <w:rPr>
            <w:rFonts w:ascii="Calibri" w:eastAsia="Calibri" w:hAnsi="Calibri" w:cs="Calibri"/>
            <w:color w:val="1155CC"/>
            <w:u w:val="single"/>
          </w:rPr>
          <w:t>office mat</w:t>
        </w:r>
      </w:hyperlink>
      <w:r>
        <w:rPr>
          <w:rFonts w:ascii="Calibri" w:eastAsia="Calibri" w:hAnsi="Calibri" w:cs="Calibri"/>
        </w:rPr>
        <w:t xml:space="preserve"> for hardwood floors that combines style, durability, and functionality. Here's why our products stand out:</w:t>
      </w:r>
    </w:p>
    <w:p w14:paraId="008A2284" w14:textId="77777777" w:rsidR="00F9630D" w:rsidRDefault="00000000">
      <w:pPr>
        <w:numPr>
          <w:ilvl w:val="0"/>
          <w:numId w:val="2"/>
        </w:numPr>
        <w:spacing w:after="200"/>
        <w:rPr>
          <w:rFonts w:ascii="Calibri" w:eastAsia="Calibri" w:hAnsi="Calibri" w:cs="Calibri"/>
        </w:rPr>
      </w:pPr>
      <w:r>
        <w:rPr>
          <w:rFonts w:ascii="Calibri" w:eastAsia="Calibri" w:hAnsi="Calibri" w:cs="Calibri"/>
          <w:b/>
          <w:bCs/>
        </w:rPr>
        <w:t>Premium materials:</w:t>
      </w:r>
      <w:r>
        <w:rPr>
          <w:rFonts w:ascii="Calibri" w:eastAsia="Calibri" w:hAnsi="Calibri" w:cs="Calibri"/>
        </w:rPr>
        <w:t xml:space="preserve"> Our mats are made from high-quality, crystal-clear glass that maintains its smoothness and beauty for a lifetime.</w:t>
      </w:r>
    </w:p>
    <w:p w14:paraId="4E5AC758" w14:textId="77777777" w:rsidR="00F9630D" w:rsidRDefault="00000000">
      <w:pPr>
        <w:numPr>
          <w:ilvl w:val="0"/>
          <w:numId w:val="2"/>
        </w:numPr>
        <w:spacing w:after="200"/>
        <w:rPr>
          <w:rFonts w:ascii="Calibri" w:eastAsia="Calibri" w:hAnsi="Calibri" w:cs="Calibri"/>
        </w:rPr>
      </w:pPr>
      <w:r>
        <w:rPr>
          <w:rFonts w:ascii="Calibri" w:eastAsia="Calibri" w:hAnsi="Calibri" w:cs="Calibri"/>
          <w:b/>
          <w:bCs/>
        </w:rPr>
        <w:t>Exclusive features:</w:t>
      </w:r>
      <w:r>
        <w:rPr>
          <w:rFonts w:ascii="Calibri" w:eastAsia="Calibri" w:hAnsi="Calibri" w:cs="Calibri"/>
        </w:rPr>
        <w:t xml:space="preserve"> Patented beveled edges and advanced anti-slip technology set our mats apart.</w:t>
      </w:r>
    </w:p>
    <w:p w14:paraId="0B9E46F3" w14:textId="77777777" w:rsidR="00F9630D" w:rsidRDefault="00000000">
      <w:pPr>
        <w:numPr>
          <w:ilvl w:val="0"/>
          <w:numId w:val="2"/>
        </w:numPr>
        <w:spacing w:after="200"/>
        <w:rPr>
          <w:rFonts w:ascii="Calibri" w:eastAsia="Calibri" w:hAnsi="Calibri" w:cs="Calibri"/>
        </w:rPr>
      </w:pPr>
      <w:r>
        <w:rPr>
          <w:rFonts w:ascii="Calibri" w:eastAsia="Calibri" w:hAnsi="Calibri" w:cs="Calibri"/>
          <w:b/>
          <w:bCs/>
        </w:rPr>
        <w:t>Customer satisfaction:</w:t>
      </w:r>
      <w:r>
        <w:rPr>
          <w:rFonts w:ascii="Calibri" w:eastAsia="Calibri" w:hAnsi="Calibri" w:cs="Calibri"/>
        </w:rPr>
        <w:t xml:space="preserve"> With glowing reviews and a lifetime limited warranty, Clearly Innovative is a trusted name in floor protection.</w:t>
      </w:r>
    </w:p>
    <w:p w14:paraId="52149E42" w14:textId="77777777" w:rsidR="00F9630D" w:rsidRDefault="00000000">
      <w:pPr>
        <w:spacing w:after="200"/>
        <w:rPr>
          <w:rFonts w:ascii="Calibri" w:eastAsia="Calibri" w:hAnsi="Calibri" w:cs="Calibri"/>
        </w:rPr>
      </w:pPr>
      <w:r>
        <w:rPr>
          <w:rFonts w:ascii="Calibri" w:eastAsia="Calibri" w:hAnsi="Calibri" w:cs="Calibri"/>
        </w:rPr>
        <w:t>Clearly Innovative's mats are the best choice for protecting hardwood floors.</w:t>
      </w:r>
    </w:p>
    <w:p w14:paraId="7C083CD7" w14:textId="77777777" w:rsidR="00F9630D" w:rsidRDefault="00000000">
      <w:pPr>
        <w:pStyle w:val="Heading2"/>
        <w:spacing w:after="200"/>
        <w:rPr>
          <w:rFonts w:ascii="Calibri" w:eastAsia="Calibri" w:hAnsi="Calibri" w:cs="Calibri"/>
          <w:b/>
          <w:bCs/>
          <w:color w:val="034B7D"/>
        </w:rPr>
      </w:pPr>
      <w:bookmarkStart w:id="137" w:name="_1xvfk0kqeqfj" w:colFirst="0" w:colLast="0"/>
      <w:bookmarkEnd w:id="137"/>
      <w:r>
        <w:rPr>
          <w:rFonts w:ascii="Calibri" w:eastAsia="Calibri" w:hAnsi="Calibri" w:cs="Calibri"/>
          <w:b/>
          <w:bCs/>
          <w:color w:val="034B7D"/>
        </w:rPr>
        <w:t>Protect Your Hardwood Floor Today with the Best Chair Mat Available</w:t>
      </w:r>
    </w:p>
    <w:p w14:paraId="6312EF67" w14:textId="77777777" w:rsidR="00F9630D" w:rsidRDefault="00000000">
      <w:pPr>
        <w:spacing w:after="200"/>
        <w:rPr>
          <w:rFonts w:ascii="Calibri" w:eastAsia="Calibri" w:hAnsi="Calibri" w:cs="Calibri"/>
        </w:rPr>
      </w:pPr>
      <w:r>
        <w:rPr>
          <w:rFonts w:ascii="Calibri" w:eastAsia="Calibri" w:hAnsi="Calibri" w:cs="Calibri"/>
        </w:rPr>
        <w:t>Investing in a high-quality glass chair mat is wise when protecting your hardwood floors. Not only will it enhance the look of your workspace, but it will also save you money by preventing floor damage and reducing wear over time. With Clearly Innovative, you choose durability, style, and unmatched floor protection.</w:t>
      </w:r>
    </w:p>
    <w:p w14:paraId="68772073" w14:textId="77777777" w:rsidR="00F9630D" w:rsidRDefault="00000000">
      <w:pPr>
        <w:shd w:val="clear" w:color="auto" w:fill="FFFFFF"/>
        <w:spacing w:after="380"/>
      </w:pPr>
      <w:r>
        <w:br w:type="page"/>
      </w:r>
    </w:p>
    <w:p w14:paraId="3D24DA68" w14:textId="77777777" w:rsidR="00F9630D" w:rsidRDefault="00000000">
      <w:pPr>
        <w:spacing w:after="200" w:line="240" w:lineRule="auto"/>
        <w:rPr>
          <w:rFonts w:ascii="Proxima Nova" w:eastAsia="Proxima Nova" w:hAnsi="Proxima Nova" w:cs="Proxima Nova"/>
          <w:b/>
          <w:bCs/>
          <w:i/>
          <w:iCs/>
          <w:color w:val="034B7D"/>
        </w:rPr>
      </w:pPr>
      <w:r>
        <w:rPr>
          <w:rFonts w:ascii="Proxima Nova" w:eastAsia="Proxima Nova" w:hAnsi="Proxima Nova" w:cs="Proxima Nova"/>
          <w:i/>
          <w:iCs/>
          <w:sz w:val="20"/>
          <w:szCs w:val="20"/>
        </w:rPr>
        <w:lastRenderedPageBreak/>
        <w:t>Checklist for internal use: do not publish</w:t>
      </w:r>
      <w:r>
        <w:rPr>
          <w:rFonts w:ascii="Proxima Nova" w:eastAsia="Proxima Nova" w:hAnsi="Proxima Nova" w:cs="Proxima Nova"/>
          <w:i/>
          <w:iCs/>
          <w:sz w:val="20"/>
          <w:szCs w:val="20"/>
        </w:rPr>
        <w:tab/>
      </w:r>
      <w:r>
        <w:rPr>
          <w:rFonts w:ascii="Proxima Nova" w:eastAsia="Proxima Nova" w:hAnsi="Proxima Nova" w:cs="Proxima Nova"/>
          <w:i/>
          <w:iCs/>
          <w:sz w:val="20"/>
          <w:szCs w:val="20"/>
        </w:rPr>
        <w:tab/>
      </w:r>
    </w:p>
    <w:tbl>
      <w:tblPr>
        <w:tblStyle w:val="a1"/>
        <w:tblW w:w="10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20"/>
        <w:gridCol w:w="1040"/>
      </w:tblGrid>
      <w:tr w:rsidR="00F9630D" w14:paraId="22600B3F" w14:textId="77777777">
        <w:trPr>
          <w:trHeight w:val="314"/>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DBA092" w14:textId="77777777" w:rsidR="00F9630D" w:rsidRDefault="00000000">
            <w:pPr>
              <w:pStyle w:val="Heading2"/>
              <w:spacing w:before="0" w:after="0" w:line="240" w:lineRule="auto"/>
              <w:rPr>
                <w:rFonts w:ascii="Proxima Nova" w:eastAsia="Proxima Nova" w:hAnsi="Proxima Nova" w:cs="Proxima Nova"/>
                <w:b/>
                <w:bCs/>
                <w:color w:val="034B7D"/>
                <w:sz w:val="20"/>
                <w:szCs w:val="20"/>
              </w:rPr>
            </w:pPr>
            <w:bookmarkStart w:id="138" w:name="_tyjcwt" w:colFirst="0" w:colLast="0"/>
            <w:bookmarkEnd w:id="138"/>
            <w:r>
              <w:rPr>
                <w:rFonts w:ascii="Proxima Nova" w:eastAsia="Proxima Nova" w:hAnsi="Proxima Nova" w:cs="Proxima Nova"/>
                <w:b/>
                <w:bCs/>
                <w:color w:val="034B7D"/>
              </w:rPr>
              <w:t xml:space="preserve">Quick SEO Writing Best Practices Checklist: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ABE43F" w14:textId="77777777" w:rsidR="00F9630D" w:rsidRDefault="00000000">
            <w:pPr>
              <w:pStyle w:val="Heading2"/>
              <w:spacing w:before="0" w:after="0" w:line="240" w:lineRule="auto"/>
              <w:rPr>
                <w:rFonts w:ascii="Proxima Nova" w:eastAsia="Proxima Nova" w:hAnsi="Proxima Nova" w:cs="Proxima Nova"/>
                <w:b/>
                <w:bCs/>
                <w:color w:val="034B7D"/>
              </w:rPr>
            </w:pPr>
            <w:bookmarkStart w:id="139" w:name="_3dy6vkm" w:colFirst="0" w:colLast="0"/>
            <w:bookmarkEnd w:id="139"/>
            <w:r>
              <w:rPr>
                <w:rFonts w:ascii="Proxima Nova" w:eastAsia="Proxima Nova" w:hAnsi="Proxima Nova" w:cs="Proxima Nova"/>
                <w:i/>
                <w:iCs/>
                <w:sz w:val="20"/>
                <w:szCs w:val="20"/>
              </w:rPr>
              <w:t>Yes/No</w:t>
            </w:r>
          </w:p>
        </w:tc>
      </w:tr>
      <w:tr w:rsidR="00F9630D" w14:paraId="4BDBB083"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9C38DE"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Target keyword appears in title, H1 &amp; meta description (If possible)</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3E7357"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4DBC0040"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0F7E9C"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Target keyword appears in first paragraph, but not more than 1x every 100 words afterward (no KW stuffing)</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790B86"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658E19E3" w14:textId="77777777">
        <w:trPr>
          <w:trHeight w:val="28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6278A8"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Detailed subheadings (h2s, H3s, etc) used including keywords. Summarize content when possible</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BBA3F8"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0885F0DA"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840D88"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Skimmable content. Uses SHORT (1-3 sentence) paragraphs and/or bullets, lists, etc. to break it up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07DBBE"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3204F579" w14:textId="77777777">
        <w:trPr>
          <w:trHeight w:val="34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759318"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Links to important internal pages are included (for instance,  your top service or product pages)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98C686"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6470C5B8"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49E0ED"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Links to other relevant topics &amp; blogs (Browse your sitemap for inspiration)</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469FE4"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67009119" w14:textId="77777777">
        <w:trPr>
          <w:trHeight w:val="12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5E1728" w14:textId="77777777" w:rsidR="00F9630D" w:rsidRDefault="00000000">
            <w:pPr>
              <w:spacing w:line="240" w:lineRule="auto"/>
              <w:rPr>
                <w:rFonts w:ascii="Proxima Nova" w:eastAsia="Proxima Nova" w:hAnsi="Proxima Nova" w:cs="Proxima Nova"/>
                <w:i/>
                <w:iCs/>
                <w:sz w:val="20"/>
                <w:szCs w:val="20"/>
              </w:rPr>
            </w:pPr>
            <w:r>
              <w:rPr>
                <w:rFonts w:ascii="Proxima Nova" w:eastAsia="Proxima Nova" w:hAnsi="Proxima Nova" w:cs="Proxima Nova"/>
                <w:sz w:val="20"/>
                <w:szCs w:val="20"/>
              </w:rPr>
              <w:t>Outbound links included for references or claims</w:t>
            </w:r>
            <w:r>
              <w:rPr>
                <w:rFonts w:ascii="Proxima Nova" w:eastAsia="Proxima Nova" w:hAnsi="Proxima Nova" w:cs="Proxima Nova"/>
                <w:i/>
                <w:iCs/>
                <w:sz w:val="20"/>
                <w:szCs w:val="20"/>
              </w:rPr>
              <w:t xml:space="preserve"> if necessary to build credibility</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AB4847"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N/A</w:t>
            </w:r>
          </w:p>
        </w:tc>
      </w:tr>
      <w:tr w:rsidR="00F9630D" w14:paraId="6F6F3034"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CB6CF6"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Content is free of spelling &amp; grammar mistakes</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1FDD07"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2A6E0A9E"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9932DB"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Content aligns with content style guide/brand guidelines.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40A7B0"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6A9D61E2"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9A16A7"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Content is unique, not copied directly from any source, (including AI)</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63FAE7"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55C21DAE"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C0FF82"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AI screenshot link attached at the top</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16E0FD"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bl>
    <w:p w14:paraId="12F978E6" w14:textId="77777777" w:rsidR="00F9630D" w:rsidRDefault="00F9630D">
      <w:pPr>
        <w:spacing w:line="240" w:lineRule="auto"/>
        <w:rPr>
          <w:rFonts w:ascii="Proxima Nova" w:eastAsia="Proxima Nova" w:hAnsi="Proxima Nova" w:cs="Proxima Nova"/>
          <w:sz w:val="20"/>
          <w:szCs w:val="20"/>
        </w:rPr>
      </w:pPr>
    </w:p>
    <w:p w14:paraId="079FDD7C" w14:textId="77777777" w:rsidR="00F9630D" w:rsidRDefault="00F9630D">
      <w:pPr>
        <w:pStyle w:val="Heading2"/>
        <w:spacing w:after="0" w:line="240" w:lineRule="auto"/>
        <w:rPr>
          <w:rFonts w:ascii="Calibri" w:eastAsia="Calibri" w:hAnsi="Calibri" w:cs="Calibri"/>
          <w:b/>
          <w:bCs/>
          <w:i/>
          <w:iCs/>
          <w:color w:val="034B7D"/>
        </w:rPr>
      </w:pPr>
      <w:bookmarkStart w:id="140" w:name="_izcavccdqbdi" w:colFirst="0" w:colLast="0"/>
      <w:bookmarkEnd w:id="140"/>
    </w:p>
    <w:tbl>
      <w:tblPr>
        <w:tblStyle w:val="a2"/>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80"/>
        <w:gridCol w:w="1245"/>
      </w:tblGrid>
      <w:tr w:rsidR="00F9630D" w14:paraId="787CE254" w14:textId="77777777">
        <w:trPr>
          <w:trHeight w:val="464"/>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008DEE" w14:textId="77777777" w:rsidR="00F9630D" w:rsidRDefault="00000000">
            <w:pPr>
              <w:pStyle w:val="Heading2"/>
              <w:spacing w:before="0" w:after="0" w:line="240" w:lineRule="auto"/>
              <w:rPr>
                <w:rFonts w:ascii="Calibri" w:eastAsia="Calibri" w:hAnsi="Calibri" w:cs="Calibri"/>
                <w:b/>
                <w:bCs/>
                <w:color w:val="034B7D"/>
                <w:sz w:val="20"/>
                <w:szCs w:val="20"/>
              </w:rPr>
            </w:pPr>
            <w:bookmarkStart w:id="141" w:name="_ungcid585f9e" w:colFirst="0" w:colLast="0"/>
            <w:bookmarkEnd w:id="141"/>
            <w:r>
              <w:rPr>
                <w:rFonts w:ascii="Calibri" w:eastAsia="Calibri" w:hAnsi="Calibri" w:cs="Calibri"/>
                <w:b/>
                <w:bCs/>
                <w:color w:val="034B7D"/>
              </w:rPr>
              <w:t xml:space="preserve">Implementation Best Practices: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51998E" w14:textId="77777777" w:rsidR="00F9630D" w:rsidRDefault="00000000">
            <w:pPr>
              <w:pStyle w:val="Heading2"/>
              <w:spacing w:before="0" w:after="0" w:line="240" w:lineRule="auto"/>
              <w:jc w:val="center"/>
              <w:rPr>
                <w:rFonts w:ascii="Calibri" w:eastAsia="Calibri" w:hAnsi="Calibri" w:cs="Calibri"/>
                <w:b/>
                <w:bCs/>
                <w:color w:val="034B7D"/>
              </w:rPr>
            </w:pPr>
            <w:bookmarkStart w:id="142" w:name="_l9bnpcmtance" w:colFirst="0" w:colLast="0"/>
            <w:bookmarkEnd w:id="142"/>
            <w:r>
              <w:rPr>
                <w:rFonts w:ascii="Calibri" w:eastAsia="Calibri" w:hAnsi="Calibri" w:cs="Calibri"/>
                <w:i/>
                <w:iCs/>
                <w:sz w:val="20"/>
                <w:szCs w:val="20"/>
              </w:rPr>
              <w:t>Yes/No</w:t>
            </w:r>
          </w:p>
        </w:tc>
      </w:tr>
      <w:tr w:rsidR="00F9630D" w14:paraId="11F1D451" w14:textId="77777777">
        <w:trPr>
          <w:trHeight w:val="330"/>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03B98F" w14:textId="77777777" w:rsidR="00F9630D" w:rsidRDefault="00000000">
            <w:pPr>
              <w:spacing w:line="240" w:lineRule="auto"/>
              <w:rPr>
                <w:rFonts w:ascii="Calibri" w:eastAsia="Calibri" w:hAnsi="Calibri" w:cs="Calibri"/>
                <w:sz w:val="20"/>
                <w:szCs w:val="20"/>
              </w:rPr>
            </w:pPr>
            <w:r>
              <w:rPr>
                <w:rFonts w:ascii="Calibri" w:eastAsia="Calibri" w:hAnsi="Calibri" w:cs="Calibri"/>
                <w:sz w:val="20"/>
                <w:szCs w:val="20"/>
              </w:rPr>
              <w:t>Ensure “blog/article” schema is implemented</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F28555" w14:textId="77777777" w:rsidR="00F9630D" w:rsidRDefault="00F9630D">
            <w:pPr>
              <w:spacing w:line="240" w:lineRule="auto"/>
              <w:rPr>
                <w:rFonts w:ascii="Calibri" w:eastAsia="Calibri" w:hAnsi="Calibri" w:cs="Calibri"/>
                <w:sz w:val="20"/>
                <w:szCs w:val="20"/>
              </w:rPr>
            </w:pPr>
          </w:p>
        </w:tc>
      </w:tr>
      <w:tr w:rsidR="00F9630D" w14:paraId="73615DAD"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6AD104" w14:textId="77777777" w:rsidR="00F9630D"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Ensure FAQ schema is implemented (if provided)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E132A9" w14:textId="77777777" w:rsidR="00F9630D" w:rsidRDefault="00F9630D">
            <w:pPr>
              <w:spacing w:line="240" w:lineRule="auto"/>
              <w:rPr>
                <w:rFonts w:ascii="Calibri" w:eastAsia="Calibri" w:hAnsi="Calibri" w:cs="Calibri"/>
                <w:sz w:val="20"/>
                <w:szCs w:val="20"/>
              </w:rPr>
            </w:pPr>
          </w:p>
        </w:tc>
      </w:tr>
      <w:tr w:rsidR="00F9630D" w14:paraId="639B0B0B"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539F6B" w14:textId="77777777" w:rsidR="00F9630D"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Ensure any additional schema mentioned by PM in the task is implemented.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17C987" w14:textId="77777777" w:rsidR="00F9630D" w:rsidRDefault="00F9630D">
            <w:pPr>
              <w:spacing w:line="240" w:lineRule="auto"/>
              <w:rPr>
                <w:rFonts w:ascii="Calibri" w:eastAsia="Calibri" w:hAnsi="Calibri" w:cs="Calibri"/>
                <w:sz w:val="20"/>
                <w:szCs w:val="20"/>
              </w:rPr>
            </w:pPr>
          </w:p>
        </w:tc>
      </w:tr>
    </w:tbl>
    <w:p w14:paraId="4E039E61" w14:textId="77777777" w:rsidR="00F9630D" w:rsidRDefault="00F9630D"/>
    <w:p w14:paraId="7BDFD2F7" w14:textId="77777777" w:rsidR="00F9630D" w:rsidRDefault="00F9630D">
      <w:pPr>
        <w:spacing w:after="200"/>
      </w:pPr>
    </w:p>
    <w:sectPr w:rsidR="00F9630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9F5FE7"/>
    <w:multiLevelType w:val="multilevel"/>
    <w:tmpl w:val="EB920790"/>
    <w:lvl w:ilvl="0">
      <w:start w:val="1"/>
      <w:numFmt w:val="bullet"/>
      <w:lvlText w:val="●"/>
      <w:lvlJc w:val="left"/>
      <w:pPr>
        <w:ind w:left="720" w:hanging="360"/>
      </w:pPr>
      <w:rPr>
        <w:rFonts w:ascii="Arial" w:eastAsia="Arial" w:hAnsi="Arial" w:cs="Arial"/>
        <w:b w:val="0"/>
        <w:bCs w:val="0"/>
        <w:i w:val="0"/>
        <w:iCs w:val="0"/>
        <w:smallCaps w:val="0"/>
        <w:color w:val="46464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1E7D1F"/>
    <w:multiLevelType w:val="multilevel"/>
    <w:tmpl w:val="AC26B7AA"/>
    <w:lvl w:ilvl="0">
      <w:start w:val="1"/>
      <w:numFmt w:val="bullet"/>
      <w:lvlText w:val="●"/>
      <w:lvlJc w:val="left"/>
      <w:pPr>
        <w:ind w:left="720" w:hanging="360"/>
      </w:pPr>
      <w:rPr>
        <w:rFonts w:ascii="Arial" w:eastAsia="Arial" w:hAnsi="Arial" w:cs="Arial"/>
        <w:b w:val="0"/>
        <w:bCs w:val="0"/>
        <w:i w:val="0"/>
        <w:iCs w:val="0"/>
        <w:smallCaps w:val="0"/>
        <w:color w:val="46464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FD5FC5"/>
    <w:multiLevelType w:val="multilevel"/>
    <w:tmpl w:val="973077EE"/>
    <w:lvl w:ilvl="0">
      <w:start w:val="1"/>
      <w:numFmt w:val="bullet"/>
      <w:lvlText w:val="●"/>
      <w:lvlJc w:val="left"/>
      <w:pPr>
        <w:ind w:left="720" w:hanging="360"/>
      </w:pPr>
      <w:rPr>
        <w:rFonts w:ascii="Arial" w:eastAsia="Arial" w:hAnsi="Arial" w:cs="Arial"/>
        <w:b w:val="0"/>
        <w:bCs w:val="0"/>
        <w:i w:val="0"/>
        <w:iCs w:val="0"/>
        <w:smallCaps w:val="0"/>
        <w:color w:val="46464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6677524">
    <w:abstractNumId w:val="2"/>
  </w:num>
  <w:num w:numId="2" w16cid:durableId="262613435">
    <w:abstractNumId w:val="1"/>
  </w:num>
  <w:num w:numId="3" w16cid:durableId="1110661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30D"/>
    <w:rsid w:val="00145328"/>
    <w:rsid w:val="00E824CA"/>
    <w:rsid w:val="00F96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EECA6"/>
  <w15:docId w15:val="{FAE0D18B-3B9C-4625-8321-7B0EBDF6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lasschairmats.com/" TargetMode="External"/><Relationship Id="rId13" Type="http://schemas.openxmlformats.org/officeDocument/2006/relationships/hyperlink" Target="https://glasschairmats.com/products/rectangle-glass-chair-mats" TargetMode="External"/><Relationship Id="rId3" Type="http://schemas.openxmlformats.org/officeDocument/2006/relationships/settings" Target="settings.xml"/><Relationship Id="rId7" Type="http://schemas.openxmlformats.org/officeDocument/2006/relationships/hyperlink" Target="https://glasschairmats.com/blogs/news/choosing-a-chair-mat-for-hardwood-floor" TargetMode="External"/><Relationship Id="rId12" Type="http://schemas.openxmlformats.org/officeDocument/2006/relationships/hyperlink" Target="https://glasschairmats.com/pages/benefits-of-glas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rnt.sc/vma_i-Ps3LDc" TargetMode="External"/><Relationship Id="rId11" Type="http://schemas.openxmlformats.org/officeDocument/2006/relationships/hyperlink" Target="https://glasschairmats.com/pages/lifetime-limited-warranty" TargetMode="External"/><Relationship Id="rId5" Type="http://schemas.openxmlformats.org/officeDocument/2006/relationships/image" Target="media/image1.png"/><Relationship Id="rId15" Type="http://schemas.openxmlformats.org/officeDocument/2006/relationships/hyperlink" Target="https://glasschairmats.com/blogs/news/choosing-the-best-office-chair-mat" TargetMode="External"/><Relationship Id="rId10" Type="http://schemas.openxmlformats.org/officeDocument/2006/relationships/hyperlink" Target="https://glasschairmats.com/blogs/news/how-much-does-that-cheap-plastic-desk-chair-mat-really-cost" TargetMode="External"/><Relationship Id="rId4" Type="http://schemas.openxmlformats.org/officeDocument/2006/relationships/webSettings" Target="webSettings.xml"/><Relationship Id="rId9" Type="http://schemas.openxmlformats.org/officeDocument/2006/relationships/hyperlink" Target="https://glasschairmats.com/products/desk-chair-casters" TargetMode="External"/><Relationship Id="rId14" Type="http://schemas.openxmlformats.org/officeDocument/2006/relationships/hyperlink" Target="https://glasschairmats.com/products/square-glass-chair-ma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1473</Words>
  <Characters>8398</Characters>
  <Application>Microsoft Office Word</Application>
  <DocSecurity>0</DocSecurity>
  <Lines>69</Lines>
  <Paragraphs>19</Paragraphs>
  <ScaleCrop>false</ScaleCrop>
  <Company/>
  <LinksUpToDate>false</LinksUpToDate>
  <CharactersWithSpaces>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Siti Anisah Binte Esa</cp:lastModifiedBy>
  <cp:revision>2</cp:revision>
  <dcterms:created xsi:type="dcterms:W3CDTF">2026-10-14T02:15:00Z</dcterms:created>
  <dcterms:modified xsi:type="dcterms:W3CDTF">2026-10-14T02:15:00Z</dcterms:modified>
</cp:coreProperties>
</file>